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43BB" w14:textId="75911DD7" w:rsidR="006069AB" w:rsidRPr="008972DF" w:rsidRDefault="006069AB" w:rsidP="0BC28A76">
      <w:pPr>
        <w:rPr>
          <w:rFonts w:ascii="Arial" w:eastAsia="Arial" w:hAnsi="Arial" w:cs="Arial"/>
          <w:u w:val="single"/>
        </w:rPr>
      </w:pPr>
    </w:p>
    <w:p w14:paraId="446F1CEC" w14:textId="77777777" w:rsidR="00681006" w:rsidRPr="001C7D75" w:rsidRDefault="00681006" w:rsidP="0BC28A76">
      <w:pPr>
        <w:rPr>
          <w:rFonts w:ascii="Arial" w:eastAsia="Arial" w:hAnsi="Arial" w:cs="Arial"/>
        </w:rPr>
      </w:pPr>
    </w:p>
    <w:p w14:paraId="079D4143" w14:textId="234A6817" w:rsidR="6103884C" w:rsidRDefault="00266E7F" w:rsidP="0BC28A76">
      <w:pPr>
        <w:spacing w:line="259" w:lineRule="auto"/>
        <w:jc w:val="center"/>
        <w:rPr>
          <w:rFonts w:ascii="Arial" w:eastAsia="Arial" w:hAnsi="Arial" w:cs="Arial"/>
        </w:rPr>
      </w:pPr>
      <w:r>
        <w:rPr>
          <w:rFonts w:ascii="Arial" w:eastAsia="Arial" w:hAnsi="Arial" w:cs="Arial"/>
        </w:rPr>
        <w:t>1 Hour and 30 minutes</w:t>
      </w:r>
    </w:p>
    <w:p w14:paraId="0A7DE784" w14:textId="77777777" w:rsidR="00681006" w:rsidRPr="00A02259" w:rsidRDefault="00681006" w:rsidP="0BC28A76">
      <w:pPr>
        <w:jc w:val="center"/>
        <w:rPr>
          <w:rFonts w:ascii="Arial" w:eastAsia="Arial" w:hAnsi="Arial" w:cs="Arial"/>
          <w:u w:val="single"/>
        </w:rPr>
      </w:pPr>
    </w:p>
    <w:p w14:paraId="1B27720C" w14:textId="77777777" w:rsidR="00681006" w:rsidRPr="00A02259" w:rsidRDefault="00681006" w:rsidP="0BC28A76">
      <w:pPr>
        <w:jc w:val="center"/>
        <w:rPr>
          <w:rFonts w:ascii="Arial" w:eastAsia="Arial" w:hAnsi="Arial" w:cs="Arial"/>
          <w:u w:val="single"/>
        </w:rPr>
      </w:pPr>
    </w:p>
    <w:p w14:paraId="534EE796" w14:textId="77777777" w:rsidR="00681006" w:rsidRPr="00A02259" w:rsidRDefault="00681006" w:rsidP="0BC28A76">
      <w:pPr>
        <w:jc w:val="center"/>
        <w:rPr>
          <w:rFonts w:ascii="Arial" w:eastAsia="Arial" w:hAnsi="Arial" w:cs="Arial"/>
          <w:u w:val="single"/>
        </w:rPr>
      </w:pPr>
    </w:p>
    <w:p w14:paraId="15174C4C" w14:textId="77777777" w:rsidR="00681006" w:rsidRPr="00A02259" w:rsidRDefault="00681006" w:rsidP="0BC28A76">
      <w:pPr>
        <w:jc w:val="center"/>
        <w:rPr>
          <w:rFonts w:ascii="Arial" w:eastAsia="Arial" w:hAnsi="Arial" w:cs="Arial"/>
          <w:b/>
          <w:bCs/>
        </w:rPr>
      </w:pPr>
      <w:r w:rsidRPr="0BC28A76">
        <w:rPr>
          <w:rFonts w:ascii="Arial" w:eastAsia="Arial" w:hAnsi="Arial" w:cs="Arial"/>
          <w:b/>
          <w:bCs/>
        </w:rPr>
        <w:t>THE UNIVERSITY OF MANCHESTER</w:t>
      </w:r>
    </w:p>
    <w:p w14:paraId="7DD796B2" w14:textId="2DCD7FB8" w:rsidR="00681006" w:rsidRPr="00A02259" w:rsidRDefault="00681006" w:rsidP="0BC28A76">
      <w:pPr>
        <w:jc w:val="center"/>
        <w:rPr>
          <w:rFonts w:ascii="Arial" w:eastAsia="Arial" w:hAnsi="Arial" w:cs="Arial"/>
          <w:b/>
          <w:bCs/>
        </w:rPr>
      </w:pPr>
    </w:p>
    <w:p w14:paraId="1F7D6A7B" w14:textId="19446F06" w:rsidR="7F2D00E6" w:rsidRPr="00DE7A55" w:rsidRDefault="0E84012F" w:rsidP="0BC28A76">
      <w:pPr>
        <w:rPr>
          <w:rFonts w:ascii="Arial" w:eastAsia="Arial" w:hAnsi="Arial" w:cs="Arial"/>
          <w:b/>
          <w:bCs/>
        </w:rPr>
      </w:pPr>
      <w:r w:rsidRPr="0BC28A76">
        <w:rPr>
          <w:rFonts w:ascii="Arial" w:eastAsia="Arial" w:hAnsi="Arial" w:cs="Arial"/>
          <w:b/>
          <w:bCs/>
        </w:rPr>
        <w:t>EART</w:t>
      </w:r>
      <w:r w:rsidR="00266E7F">
        <w:rPr>
          <w:rFonts w:ascii="Arial" w:eastAsia="Arial" w:hAnsi="Arial" w:cs="Arial"/>
          <w:b/>
          <w:bCs/>
        </w:rPr>
        <w:t>26201</w:t>
      </w:r>
      <w:r w:rsidR="2B38FF45" w:rsidRPr="0BC28A76">
        <w:rPr>
          <w:rFonts w:ascii="Arial" w:eastAsia="Arial" w:hAnsi="Arial" w:cs="Arial"/>
          <w:b/>
          <w:bCs/>
        </w:rPr>
        <w:t xml:space="preserve"> </w:t>
      </w:r>
      <w:r w:rsidR="00266E7F">
        <w:rPr>
          <w:rFonts w:ascii="Arial" w:eastAsia="Arial" w:hAnsi="Arial" w:cs="Arial"/>
          <w:b/>
          <w:bCs/>
        </w:rPr>
        <w:t>Principles of Geochemistry</w:t>
      </w:r>
    </w:p>
    <w:p w14:paraId="7C1D4E1F" w14:textId="12880F4F" w:rsidR="341F1959" w:rsidRPr="00DE7A55" w:rsidRDefault="341F1959" w:rsidP="0BC28A76">
      <w:pPr>
        <w:rPr>
          <w:rFonts w:ascii="Arial" w:eastAsia="Arial" w:hAnsi="Arial" w:cs="Arial"/>
          <w:b/>
          <w:bCs/>
        </w:rPr>
      </w:pPr>
    </w:p>
    <w:p w14:paraId="04481963" w14:textId="2B9107BA" w:rsidR="00681006" w:rsidRPr="006C621B" w:rsidRDefault="0E84012F" w:rsidP="0BC28A76">
      <w:pPr>
        <w:jc w:val="center"/>
        <w:rPr>
          <w:rFonts w:ascii="Arial" w:eastAsia="Arial" w:hAnsi="Arial" w:cs="Arial"/>
          <w:b/>
          <w:bCs/>
          <w:color w:val="000000"/>
        </w:rPr>
      </w:pPr>
      <w:r w:rsidRPr="0BC28A76">
        <w:rPr>
          <w:rFonts w:ascii="Arial" w:eastAsia="Arial" w:hAnsi="Arial" w:cs="Arial"/>
          <w:b/>
          <w:bCs/>
          <w:color w:val="000000" w:themeColor="text1"/>
        </w:rPr>
        <w:t>??</w:t>
      </w:r>
      <w:r w:rsidR="00214AF0" w:rsidRPr="0BC28A76">
        <w:rPr>
          <w:rFonts w:ascii="Arial" w:eastAsia="Arial" w:hAnsi="Arial" w:cs="Arial"/>
          <w:b/>
          <w:bCs/>
          <w:color w:val="000000" w:themeColor="text1"/>
        </w:rPr>
        <w:t xml:space="preserve"> </w:t>
      </w:r>
      <w:r w:rsidR="44891C23" w:rsidRPr="0BC28A76">
        <w:rPr>
          <w:rFonts w:ascii="Arial" w:eastAsia="Arial" w:hAnsi="Arial" w:cs="Arial"/>
          <w:b/>
          <w:bCs/>
          <w:color w:val="000000" w:themeColor="text1"/>
        </w:rPr>
        <w:t>January</w:t>
      </w:r>
      <w:r w:rsidR="00214AF0" w:rsidRPr="0BC28A76">
        <w:rPr>
          <w:rFonts w:ascii="Arial" w:eastAsia="Arial" w:hAnsi="Arial" w:cs="Arial"/>
          <w:b/>
          <w:bCs/>
          <w:color w:val="000000" w:themeColor="text1"/>
        </w:rPr>
        <w:t xml:space="preserve"> 202</w:t>
      </w:r>
      <w:r w:rsidR="0057197D">
        <w:rPr>
          <w:rFonts w:ascii="Arial" w:eastAsia="Arial" w:hAnsi="Arial" w:cs="Arial"/>
          <w:b/>
          <w:bCs/>
          <w:color w:val="000000" w:themeColor="text1"/>
        </w:rPr>
        <w:t>4</w:t>
      </w:r>
    </w:p>
    <w:p w14:paraId="5D028C28" w14:textId="77777777" w:rsidR="00681006" w:rsidRPr="00214AF0" w:rsidRDefault="00681006" w:rsidP="0BC28A76">
      <w:pPr>
        <w:jc w:val="center"/>
        <w:rPr>
          <w:rFonts w:ascii="Arial" w:eastAsia="Arial" w:hAnsi="Arial" w:cs="Arial"/>
          <w:b/>
          <w:bCs/>
          <w:color w:val="000000"/>
          <w:highlight w:val="yellow"/>
        </w:rPr>
      </w:pPr>
    </w:p>
    <w:p w14:paraId="45C7C647" w14:textId="1E178CF7" w:rsidR="00681006" w:rsidRPr="00566578" w:rsidRDefault="00F00265" w:rsidP="0BC28A76">
      <w:pPr>
        <w:jc w:val="center"/>
        <w:rPr>
          <w:rFonts w:ascii="Arial" w:eastAsia="Arial" w:hAnsi="Arial" w:cs="Arial"/>
          <w:highlight w:val="yellow"/>
        </w:rPr>
      </w:pPr>
      <w:r w:rsidRPr="0BC28A76">
        <w:rPr>
          <w:rFonts w:ascii="Arial" w:eastAsia="Arial" w:hAnsi="Arial" w:cs="Arial"/>
        </w:rPr>
        <w:t>Time</w:t>
      </w:r>
      <w:r w:rsidR="25B3FB04" w:rsidRPr="0BC28A76">
        <w:rPr>
          <w:rFonts w:ascii="Arial" w:eastAsia="Arial" w:hAnsi="Arial" w:cs="Arial"/>
          <w:b/>
          <w:bCs/>
          <w:color w:val="000000" w:themeColor="text1"/>
        </w:rPr>
        <w:t>:</w:t>
      </w:r>
      <w:r w:rsidR="001263AF"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w:t>
      </w:r>
    </w:p>
    <w:p w14:paraId="26D32D0B" w14:textId="2061066F" w:rsidR="004239C8" w:rsidRDefault="004239C8" w:rsidP="0BC28A76">
      <w:pPr>
        <w:rPr>
          <w:rFonts w:ascii="Arial" w:eastAsia="Arial" w:hAnsi="Arial" w:cs="Arial"/>
        </w:rPr>
      </w:pPr>
    </w:p>
    <w:p w14:paraId="7BA5EA7C" w14:textId="00B16875" w:rsidR="004239C8" w:rsidRDefault="00ED4005" w:rsidP="0BC28A76">
      <w:pPr>
        <w:spacing w:before="120" w:after="120"/>
        <w:rPr>
          <w:rFonts w:ascii="Arial" w:eastAsia="Arial" w:hAnsi="Arial" w:cs="Arial"/>
        </w:rPr>
      </w:pPr>
      <w:r w:rsidRPr="0BC28A76">
        <w:rPr>
          <w:rFonts w:ascii="Arial" w:eastAsia="Arial" w:hAnsi="Arial" w:cs="Arial"/>
        </w:rPr>
        <w:t>Answer ALL</w:t>
      </w:r>
      <w:r w:rsidR="00050077" w:rsidRPr="0BC28A76">
        <w:rPr>
          <w:rFonts w:ascii="Arial" w:eastAsia="Arial" w:hAnsi="Arial" w:cs="Arial"/>
        </w:rPr>
        <w:t xml:space="preserve"> </w:t>
      </w:r>
      <w:r w:rsidRPr="0BC28A76">
        <w:rPr>
          <w:rFonts w:ascii="Arial" w:eastAsia="Arial" w:hAnsi="Arial" w:cs="Arial"/>
        </w:rPr>
        <w:t xml:space="preserve">questions </w:t>
      </w:r>
      <w:r w:rsidR="00C74A2A" w:rsidRPr="0BC28A76">
        <w:rPr>
          <w:rFonts w:ascii="Arial" w:eastAsia="Arial" w:hAnsi="Arial" w:cs="Arial"/>
        </w:rPr>
        <w:t>in the booklets provided</w:t>
      </w:r>
      <w:r w:rsidR="004239C8" w:rsidRPr="0BC28A76">
        <w:rPr>
          <w:rFonts w:ascii="Arial" w:eastAsia="Arial" w:hAnsi="Arial" w:cs="Arial"/>
        </w:rPr>
        <w:t>.</w:t>
      </w:r>
    </w:p>
    <w:p w14:paraId="4579DA85" w14:textId="0ED34B1E" w:rsidR="00ED4005" w:rsidRPr="001124E1" w:rsidRDefault="00847B9A" w:rsidP="0BC28A76">
      <w:pPr>
        <w:spacing w:before="120" w:after="120"/>
        <w:rPr>
          <w:rFonts w:ascii="Arial" w:eastAsia="Arial" w:hAnsi="Arial" w:cs="Arial"/>
        </w:rPr>
      </w:pPr>
      <w:r w:rsidRPr="0BC28A76">
        <w:rPr>
          <w:rFonts w:ascii="Arial" w:eastAsia="Arial" w:hAnsi="Arial" w:cs="Arial"/>
        </w:rPr>
        <w:t xml:space="preserve">Clearly label </w:t>
      </w:r>
      <w:r w:rsidR="0029485E" w:rsidRPr="0BC28A76">
        <w:rPr>
          <w:rFonts w:ascii="Arial" w:eastAsia="Arial" w:hAnsi="Arial" w:cs="Arial"/>
        </w:rPr>
        <w:t>wh</w:t>
      </w:r>
      <w:r w:rsidR="007F62CD" w:rsidRPr="0BC28A76">
        <w:rPr>
          <w:rFonts w:ascii="Arial" w:eastAsia="Arial" w:hAnsi="Arial" w:cs="Arial"/>
        </w:rPr>
        <w:t xml:space="preserve">ich </w:t>
      </w:r>
      <w:r w:rsidR="0029485E" w:rsidRPr="0BC28A76">
        <w:rPr>
          <w:rFonts w:ascii="Arial" w:eastAsia="Arial" w:hAnsi="Arial" w:cs="Arial"/>
        </w:rPr>
        <w:t xml:space="preserve">question </w:t>
      </w:r>
      <w:r w:rsidR="007F62CD" w:rsidRPr="0BC28A76">
        <w:rPr>
          <w:rFonts w:ascii="Arial" w:eastAsia="Arial" w:hAnsi="Arial" w:cs="Arial"/>
        </w:rPr>
        <w:t xml:space="preserve">each </w:t>
      </w:r>
      <w:r w:rsidRPr="0BC28A76">
        <w:rPr>
          <w:rFonts w:ascii="Arial" w:eastAsia="Arial" w:hAnsi="Arial" w:cs="Arial"/>
        </w:rPr>
        <w:t xml:space="preserve">of your </w:t>
      </w:r>
      <w:r w:rsidR="007F62CD" w:rsidRPr="0BC28A76">
        <w:rPr>
          <w:rFonts w:ascii="Arial" w:eastAsia="Arial" w:hAnsi="Arial" w:cs="Arial"/>
        </w:rPr>
        <w:t>answer</w:t>
      </w:r>
      <w:r w:rsidRPr="0BC28A76">
        <w:rPr>
          <w:rFonts w:ascii="Arial" w:eastAsia="Arial" w:hAnsi="Arial" w:cs="Arial"/>
        </w:rPr>
        <w:t>s</w:t>
      </w:r>
      <w:r w:rsidR="007F62CD" w:rsidRPr="0BC28A76">
        <w:rPr>
          <w:rFonts w:ascii="Arial" w:eastAsia="Arial" w:hAnsi="Arial" w:cs="Arial"/>
        </w:rPr>
        <w:t xml:space="preserve"> corresponds </w:t>
      </w:r>
      <w:r w:rsidR="00213ACC" w:rsidRPr="0BC28A76">
        <w:rPr>
          <w:rFonts w:ascii="Arial" w:eastAsia="Arial" w:hAnsi="Arial" w:cs="Arial"/>
        </w:rPr>
        <w:t>to</w:t>
      </w:r>
      <w:r w:rsidR="007F62CD" w:rsidRPr="0BC28A76">
        <w:rPr>
          <w:rFonts w:ascii="Arial" w:eastAsia="Arial" w:hAnsi="Arial" w:cs="Arial"/>
        </w:rPr>
        <w:t xml:space="preserve">.  All </w:t>
      </w:r>
      <w:r w:rsidR="00FE4845" w:rsidRPr="0BC28A76">
        <w:rPr>
          <w:rFonts w:ascii="Arial" w:eastAsia="Arial" w:hAnsi="Arial" w:cs="Arial"/>
        </w:rPr>
        <w:t xml:space="preserve">writing must be </w:t>
      </w:r>
      <w:r w:rsidR="007F62CD" w:rsidRPr="0BC28A76">
        <w:rPr>
          <w:rFonts w:ascii="Arial" w:eastAsia="Arial" w:hAnsi="Arial" w:cs="Arial"/>
        </w:rPr>
        <w:t>LEGIBLE</w:t>
      </w:r>
      <w:r w:rsidR="00FE4845" w:rsidRPr="0BC28A76">
        <w:rPr>
          <w:rFonts w:ascii="Arial" w:eastAsia="Arial" w:hAnsi="Arial" w:cs="Arial"/>
        </w:rPr>
        <w:t xml:space="preserve">. </w:t>
      </w:r>
      <w:r w:rsidR="000D39DF" w:rsidRPr="0BC28A76">
        <w:rPr>
          <w:rFonts w:ascii="Arial" w:eastAsia="Arial" w:hAnsi="Arial" w:cs="Arial"/>
        </w:rPr>
        <w:t xml:space="preserve"> </w:t>
      </w:r>
      <w:r w:rsidR="00FE4845" w:rsidRPr="0BC28A76">
        <w:rPr>
          <w:rFonts w:ascii="Arial" w:eastAsia="Arial" w:hAnsi="Arial" w:cs="Arial"/>
        </w:rPr>
        <w:t xml:space="preserve">Illegible documents </w:t>
      </w:r>
      <w:r w:rsidR="000D39DF" w:rsidRPr="0BC28A76">
        <w:rPr>
          <w:rFonts w:ascii="Arial" w:eastAsia="Arial" w:hAnsi="Arial" w:cs="Arial"/>
        </w:rPr>
        <w:t>can</w:t>
      </w:r>
      <w:r w:rsidR="00FE4845" w:rsidRPr="0BC28A76">
        <w:rPr>
          <w:rFonts w:ascii="Arial" w:eastAsia="Arial" w:hAnsi="Arial" w:cs="Arial"/>
        </w:rPr>
        <w:t>not be marked.</w:t>
      </w:r>
      <w:r w:rsidR="007F62CD" w:rsidRPr="0BC28A76">
        <w:rPr>
          <w:rFonts w:ascii="Arial" w:eastAsia="Arial" w:hAnsi="Arial" w:cs="Arial"/>
        </w:rPr>
        <w:t xml:space="preserve">  </w:t>
      </w:r>
    </w:p>
    <w:p w14:paraId="7EE1A453" w14:textId="3FC8BC54" w:rsidR="00ED4005" w:rsidRDefault="00ED4005" w:rsidP="0BC28A76">
      <w:pPr>
        <w:spacing w:before="120" w:after="120"/>
        <w:rPr>
          <w:rFonts w:ascii="Arial" w:eastAsia="Arial" w:hAnsi="Arial" w:cs="Arial"/>
        </w:rPr>
      </w:pPr>
      <w:r w:rsidRPr="0BC28A76">
        <w:rPr>
          <w:rFonts w:ascii="Arial" w:eastAsia="Arial" w:hAnsi="Arial" w:cs="Arial"/>
        </w:rPr>
        <w:t xml:space="preserve">There are </w:t>
      </w:r>
      <w:r w:rsidR="77314A6A" w:rsidRPr="0BC28A76">
        <w:rPr>
          <w:rFonts w:ascii="Arial" w:eastAsia="Arial" w:hAnsi="Arial" w:cs="Arial"/>
        </w:rPr>
        <w:t xml:space="preserve">100 </w:t>
      </w:r>
      <w:r w:rsidR="004239C8" w:rsidRPr="0BC28A76">
        <w:rPr>
          <w:rFonts w:ascii="Arial" w:eastAsia="Arial" w:hAnsi="Arial" w:cs="Arial"/>
        </w:rPr>
        <w:t>marks</w:t>
      </w:r>
      <w:r w:rsidRPr="0BC28A76">
        <w:rPr>
          <w:rFonts w:ascii="Arial" w:eastAsia="Arial" w:hAnsi="Arial" w:cs="Arial"/>
        </w:rPr>
        <w:t xml:space="preserve"> available on this paper. </w:t>
      </w:r>
      <w:r w:rsidR="00494549" w:rsidRPr="0BC28A76">
        <w:rPr>
          <w:rFonts w:ascii="Arial" w:eastAsia="Arial" w:hAnsi="Arial" w:cs="Arial"/>
        </w:rPr>
        <w:t xml:space="preserve"> </w:t>
      </w:r>
      <w:r w:rsidRPr="0BC28A76">
        <w:rPr>
          <w:rFonts w:ascii="Arial" w:eastAsia="Arial" w:hAnsi="Arial" w:cs="Arial"/>
        </w:rPr>
        <w:t xml:space="preserve">The </w:t>
      </w:r>
      <w:r w:rsidR="004239C8" w:rsidRPr="0BC28A76">
        <w:rPr>
          <w:rFonts w:ascii="Arial" w:eastAsia="Arial" w:hAnsi="Arial" w:cs="Arial"/>
        </w:rPr>
        <w:t xml:space="preserve">number of marks for each question </w:t>
      </w:r>
      <w:r w:rsidRPr="0BC28A76">
        <w:rPr>
          <w:rFonts w:ascii="Arial" w:eastAsia="Arial" w:hAnsi="Arial" w:cs="Arial"/>
        </w:rPr>
        <w:t xml:space="preserve">is shown and </w:t>
      </w:r>
      <w:r w:rsidR="5878400B" w:rsidRPr="0BC28A76">
        <w:rPr>
          <w:rFonts w:ascii="Arial" w:eastAsia="Arial" w:hAnsi="Arial" w:cs="Arial"/>
        </w:rPr>
        <w:t>may be used</w:t>
      </w:r>
      <w:r w:rsidR="64233E0F" w:rsidRPr="0BC28A76">
        <w:rPr>
          <w:rFonts w:ascii="Arial" w:eastAsia="Arial" w:hAnsi="Arial" w:cs="Arial"/>
        </w:rPr>
        <w:t xml:space="preserve"> </w:t>
      </w:r>
      <w:r w:rsidR="77112685" w:rsidRPr="0BC28A76">
        <w:rPr>
          <w:rFonts w:ascii="Arial" w:eastAsia="Arial" w:hAnsi="Arial" w:cs="Arial"/>
        </w:rPr>
        <w:t>as</w:t>
      </w:r>
      <w:r w:rsidRPr="0BC28A76">
        <w:rPr>
          <w:rFonts w:ascii="Arial" w:eastAsia="Arial" w:hAnsi="Arial" w:cs="Arial"/>
        </w:rPr>
        <w:t xml:space="preserve"> a guide to how much time you should spend on each.</w:t>
      </w:r>
    </w:p>
    <w:p w14:paraId="316A0B19" w14:textId="7967BCB2" w:rsidR="00ED4005" w:rsidRPr="00A02259" w:rsidRDefault="0551C714" w:rsidP="0BC28A76">
      <w:pPr>
        <w:spacing w:before="120" w:after="120"/>
        <w:rPr>
          <w:rFonts w:ascii="Arial" w:eastAsia="Arial" w:hAnsi="Arial" w:cs="Arial"/>
        </w:rPr>
      </w:pPr>
      <w:r w:rsidRPr="0BC28A76">
        <w:rPr>
          <w:rFonts w:ascii="Arial" w:eastAsia="Arial" w:hAnsi="Arial" w:cs="Arial"/>
        </w:rPr>
        <w:t>You may wish to u</w:t>
      </w:r>
      <w:r w:rsidR="00ED4005" w:rsidRPr="0BC28A76">
        <w:rPr>
          <w:rFonts w:ascii="Arial" w:eastAsia="Arial" w:hAnsi="Arial" w:cs="Arial"/>
        </w:rPr>
        <w:t>se labelled sketches to illustrate your answers where appropriate</w:t>
      </w:r>
      <w:r w:rsidR="001263AF" w:rsidRPr="0BC28A76">
        <w:rPr>
          <w:rFonts w:ascii="Arial" w:eastAsia="Arial" w:hAnsi="Arial" w:cs="Arial"/>
        </w:rPr>
        <w:t>.</w:t>
      </w:r>
      <w:r w:rsidR="00AB2CCF" w:rsidRPr="0BC28A76">
        <w:rPr>
          <w:rFonts w:ascii="Arial" w:eastAsia="Arial" w:hAnsi="Arial" w:cs="Arial"/>
        </w:rPr>
        <w:t xml:space="preserve">  </w:t>
      </w:r>
    </w:p>
    <w:p w14:paraId="4EE93A44" w14:textId="613E8DA9" w:rsidR="00006596" w:rsidRDefault="000067FC" w:rsidP="00B374B8">
      <w:pPr>
        <w:autoSpaceDE w:val="0"/>
        <w:autoSpaceDN w:val="0"/>
        <w:rPr>
          <w:rFonts w:ascii="Arial" w:hAnsi="Arial" w:cs="Arial"/>
          <w:b/>
        </w:rPr>
      </w:pPr>
      <w:r>
        <w:rPr>
          <w:rStyle w:val="normaltextrun"/>
          <w:rFonts w:ascii="Arial" w:hAnsi="Arial" w:cs="Arial"/>
          <w:color w:val="000000"/>
          <w:shd w:val="clear" w:color="auto" w:fill="FFFFFF"/>
        </w:rPr>
        <w:t>The use of calculators</w:t>
      </w:r>
      <w:r>
        <w:rPr>
          <w:rStyle w:val="normaltextrun"/>
          <w:rFonts w:ascii="Arial" w:hAnsi="Arial" w:cs="Arial"/>
          <w:b/>
          <w:bCs/>
          <w:color w:val="000000"/>
          <w:shd w:val="clear" w:color="auto" w:fill="FFFFFF"/>
        </w:rPr>
        <w:t xml:space="preserve"> is permitted</w:t>
      </w:r>
      <w:r>
        <w:rPr>
          <w:rStyle w:val="normaltextrun"/>
          <w:rFonts w:ascii="Arial" w:hAnsi="Arial" w:cs="Arial"/>
          <w:color w:val="000000"/>
          <w:shd w:val="clear" w:color="auto" w:fill="FFFFFF"/>
        </w:rPr>
        <w:t>, as long as they cannot store text, perform algebra and have no graphing capability.</w:t>
      </w:r>
    </w:p>
    <w:p w14:paraId="6A54A92C" w14:textId="08E6392A" w:rsidR="00A60EAD" w:rsidRDefault="00A60EAD" w:rsidP="00B374B8">
      <w:pPr>
        <w:autoSpaceDE w:val="0"/>
        <w:autoSpaceDN w:val="0"/>
        <w:rPr>
          <w:rFonts w:ascii="Arial" w:hAnsi="Arial" w:cs="Arial"/>
          <w:b/>
        </w:rPr>
      </w:pPr>
    </w:p>
    <w:p w14:paraId="032BC007" w14:textId="6440130D" w:rsidR="00A60EAD" w:rsidRDefault="00A60EAD" w:rsidP="00B374B8">
      <w:pPr>
        <w:autoSpaceDE w:val="0"/>
        <w:autoSpaceDN w:val="0"/>
        <w:rPr>
          <w:rFonts w:ascii="Arial" w:hAnsi="Arial" w:cs="Arial"/>
          <w:b/>
        </w:rPr>
      </w:pPr>
    </w:p>
    <w:p w14:paraId="0927D163" w14:textId="6C066733" w:rsidR="00A60EAD" w:rsidRDefault="00A60EAD" w:rsidP="00B374B8">
      <w:pPr>
        <w:autoSpaceDE w:val="0"/>
        <w:autoSpaceDN w:val="0"/>
        <w:rPr>
          <w:rFonts w:ascii="Arial" w:hAnsi="Arial" w:cs="Arial"/>
          <w:b/>
        </w:rPr>
      </w:pPr>
    </w:p>
    <w:p w14:paraId="4CB20158" w14:textId="2A367560" w:rsidR="00A60EAD" w:rsidRDefault="00A60EAD" w:rsidP="00B374B8">
      <w:pPr>
        <w:autoSpaceDE w:val="0"/>
        <w:autoSpaceDN w:val="0"/>
        <w:rPr>
          <w:rFonts w:ascii="Arial" w:hAnsi="Arial" w:cs="Arial"/>
          <w:b/>
        </w:rPr>
      </w:pPr>
    </w:p>
    <w:p w14:paraId="0641B4BA" w14:textId="24F1C5FC" w:rsidR="00A60EAD" w:rsidRDefault="00A60EAD" w:rsidP="00B374B8">
      <w:pPr>
        <w:autoSpaceDE w:val="0"/>
        <w:autoSpaceDN w:val="0"/>
        <w:rPr>
          <w:rFonts w:ascii="Arial" w:hAnsi="Arial" w:cs="Arial"/>
          <w:b/>
        </w:rPr>
      </w:pPr>
    </w:p>
    <w:p w14:paraId="6A451728" w14:textId="796FA1E2" w:rsidR="00A60EAD" w:rsidRDefault="00A60EAD" w:rsidP="00B374B8">
      <w:pPr>
        <w:autoSpaceDE w:val="0"/>
        <w:autoSpaceDN w:val="0"/>
        <w:rPr>
          <w:rFonts w:ascii="Arial" w:hAnsi="Arial" w:cs="Arial"/>
          <w:b/>
        </w:rPr>
      </w:pPr>
    </w:p>
    <w:p w14:paraId="4AA2571C" w14:textId="0ABD64F1" w:rsidR="00A60EAD" w:rsidRDefault="00A60EAD" w:rsidP="00B374B8">
      <w:pPr>
        <w:autoSpaceDE w:val="0"/>
        <w:autoSpaceDN w:val="0"/>
        <w:rPr>
          <w:rFonts w:ascii="Arial" w:hAnsi="Arial" w:cs="Arial"/>
          <w:b/>
        </w:rPr>
      </w:pPr>
    </w:p>
    <w:p w14:paraId="1ED61BF7" w14:textId="0D44F9DA" w:rsidR="00A60EAD" w:rsidRDefault="00A60EAD" w:rsidP="00B374B8">
      <w:pPr>
        <w:autoSpaceDE w:val="0"/>
        <w:autoSpaceDN w:val="0"/>
        <w:rPr>
          <w:rFonts w:ascii="Arial" w:hAnsi="Arial" w:cs="Arial"/>
          <w:b/>
        </w:rPr>
      </w:pPr>
    </w:p>
    <w:p w14:paraId="2A31C729" w14:textId="1F226C45" w:rsidR="00A60EAD" w:rsidRDefault="00A60EAD" w:rsidP="00B374B8">
      <w:pPr>
        <w:autoSpaceDE w:val="0"/>
        <w:autoSpaceDN w:val="0"/>
        <w:rPr>
          <w:rFonts w:ascii="Arial" w:hAnsi="Arial" w:cs="Arial"/>
          <w:b/>
        </w:rPr>
      </w:pPr>
    </w:p>
    <w:p w14:paraId="06A0505D" w14:textId="50F8D0B2" w:rsidR="00A60EAD" w:rsidRDefault="00A60EAD" w:rsidP="00B374B8">
      <w:pPr>
        <w:autoSpaceDE w:val="0"/>
        <w:autoSpaceDN w:val="0"/>
        <w:rPr>
          <w:rFonts w:ascii="Arial" w:hAnsi="Arial" w:cs="Arial"/>
          <w:b/>
        </w:rPr>
      </w:pPr>
    </w:p>
    <w:p w14:paraId="746B208A" w14:textId="7222B11C" w:rsidR="00A60EAD" w:rsidRDefault="00A60EAD" w:rsidP="00B374B8">
      <w:pPr>
        <w:autoSpaceDE w:val="0"/>
        <w:autoSpaceDN w:val="0"/>
        <w:rPr>
          <w:rFonts w:ascii="Arial" w:hAnsi="Arial" w:cs="Arial"/>
          <w:b/>
        </w:rPr>
      </w:pPr>
    </w:p>
    <w:p w14:paraId="37F1635A" w14:textId="790D926A" w:rsidR="00A60EAD" w:rsidRDefault="00A60EAD" w:rsidP="00B374B8">
      <w:pPr>
        <w:autoSpaceDE w:val="0"/>
        <w:autoSpaceDN w:val="0"/>
        <w:rPr>
          <w:rFonts w:ascii="Arial" w:hAnsi="Arial" w:cs="Arial"/>
          <w:b/>
        </w:rPr>
      </w:pPr>
    </w:p>
    <w:p w14:paraId="18B6D76F" w14:textId="66D6E831" w:rsidR="00A60EAD" w:rsidRDefault="00A60EAD" w:rsidP="00B374B8">
      <w:pPr>
        <w:autoSpaceDE w:val="0"/>
        <w:autoSpaceDN w:val="0"/>
        <w:rPr>
          <w:rFonts w:ascii="Arial" w:hAnsi="Arial" w:cs="Arial"/>
          <w:b/>
        </w:rPr>
      </w:pPr>
    </w:p>
    <w:p w14:paraId="7820D4F2" w14:textId="7B38C335" w:rsidR="00A60EAD" w:rsidRDefault="00A60EAD" w:rsidP="63653BE9">
      <w:pPr>
        <w:autoSpaceDE w:val="0"/>
        <w:autoSpaceDN w:val="0"/>
        <w:rPr>
          <w:rFonts w:ascii="Arial" w:hAnsi="Arial" w:cs="Arial"/>
          <w:b/>
          <w:bCs/>
        </w:rPr>
      </w:pPr>
    </w:p>
    <w:p w14:paraId="486CD08B" w14:textId="2B9D1BDA" w:rsidR="00A60EAD" w:rsidRDefault="00A60EAD" w:rsidP="00B374B8">
      <w:pPr>
        <w:autoSpaceDE w:val="0"/>
        <w:autoSpaceDN w:val="0"/>
        <w:rPr>
          <w:rFonts w:ascii="Arial" w:hAnsi="Arial" w:cs="Arial"/>
          <w:b/>
        </w:rPr>
      </w:pPr>
    </w:p>
    <w:p w14:paraId="644E8550" w14:textId="77777777" w:rsidR="00A60EAD" w:rsidRDefault="00A60EAD" w:rsidP="00B374B8">
      <w:pPr>
        <w:autoSpaceDE w:val="0"/>
        <w:autoSpaceDN w:val="0"/>
        <w:rPr>
          <w:rFonts w:ascii="Arial" w:hAnsi="Arial" w:cs="Arial"/>
          <w:b/>
        </w:rPr>
      </w:pPr>
    </w:p>
    <w:p w14:paraId="048E992C" w14:textId="6AB4A8B1" w:rsidR="00B36B22" w:rsidRDefault="00A02259" w:rsidP="00B374B8">
      <w:pPr>
        <w:autoSpaceDE w:val="0"/>
        <w:autoSpaceDN w:val="0"/>
        <w:rPr>
          <w:rFonts w:ascii="Arial" w:hAnsi="Arial" w:cs="Arial"/>
          <w:color w:val="000000"/>
        </w:rPr>
      </w:pPr>
      <w:r w:rsidRPr="62D3E41C">
        <w:rPr>
          <w:rFonts w:ascii="Arial" w:hAnsi="Arial" w:cs="Arial"/>
          <w:color w:val="000000" w:themeColor="text1"/>
        </w:rPr>
        <w:t>© The University of Manchester, 20</w:t>
      </w:r>
      <w:r w:rsidR="008446EC" w:rsidRPr="62D3E41C">
        <w:rPr>
          <w:rFonts w:ascii="Arial" w:hAnsi="Arial" w:cs="Arial"/>
          <w:color w:val="000000" w:themeColor="text1"/>
        </w:rPr>
        <w:t>23</w:t>
      </w:r>
      <w:r w:rsidRPr="62D3E41C">
        <w:rPr>
          <w:rFonts w:ascii="Arial" w:hAnsi="Arial" w:cs="Arial"/>
          <w:color w:val="000000" w:themeColor="text1"/>
        </w:rPr>
        <w:t xml:space="preserve"> </w:t>
      </w:r>
    </w:p>
    <w:p w14:paraId="7C90C7E7" w14:textId="77777777" w:rsidR="00862B6D" w:rsidRDefault="00B36B22" w:rsidP="00B374B8">
      <w:pPr>
        <w:autoSpaceDE w:val="0"/>
        <w:autoSpaceDN w:val="0"/>
        <w:rPr>
          <w:rFonts w:ascii="Arial" w:hAnsi="Arial" w:cs="Arial"/>
          <w:color w:val="000000"/>
        </w:rPr>
      </w:pPr>
      <w:r>
        <w:rPr>
          <w:rFonts w:ascii="Arial" w:hAnsi="Arial" w:cs="Arial"/>
          <w:color w:val="000000"/>
        </w:rPr>
        <w:br w:type="page"/>
      </w:r>
    </w:p>
    <w:p w14:paraId="34389527" w14:textId="77777777" w:rsidR="00862B6D" w:rsidRDefault="00862B6D" w:rsidP="00B374B8">
      <w:pPr>
        <w:autoSpaceDE w:val="0"/>
        <w:autoSpaceDN w:val="0"/>
        <w:rPr>
          <w:rFonts w:ascii="Arial" w:hAnsi="Arial" w:cs="Arial"/>
          <w:color w:val="000000"/>
        </w:rPr>
      </w:pPr>
    </w:p>
    <w:p w14:paraId="05D006B3" w14:textId="77777777" w:rsidR="00266E7F" w:rsidRPr="00266E7F" w:rsidRDefault="00266E7F" w:rsidP="00266E7F">
      <w:pPr>
        <w:rPr>
          <w:rFonts w:ascii="Arial" w:hAnsi="Arial" w:cs="Arial"/>
        </w:rPr>
      </w:pPr>
      <w:r w:rsidRPr="00266E7F">
        <w:rPr>
          <w:rFonts w:ascii="Arial" w:hAnsi="Arial" w:cs="Arial"/>
        </w:rPr>
        <w:t>Question 1</w:t>
      </w:r>
    </w:p>
    <w:p w14:paraId="189DAD03" w14:textId="77777777" w:rsidR="00266E7F" w:rsidRPr="00266E7F" w:rsidRDefault="00266E7F" w:rsidP="00266E7F">
      <w:pPr>
        <w:pStyle w:val="ListParagraph"/>
        <w:numPr>
          <w:ilvl w:val="0"/>
          <w:numId w:val="6"/>
        </w:numPr>
        <w:contextualSpacing w:val="0"/>
        <w:rPr>
          <w:rFonts w:ascii="Arial" w:hAnsi="Arial" w:cs="Arial"/>
          <w:sz w:val="24"/>
          <w:szCs w:val="24"/>
        </w:rPr>
      </w:pPr>
      <w:r w:rsidRPr="00266E7F">
        <w:rPr>
          <w:rFonts w:ascii="Arial" w:hAnsi="Arial" w:cs="Arial"/>
          <w:sz w:val="24"/>
          <w:szCs w:val="24"/>
        </w:rPr>
        <w:t>The crystallisation behaviour of mantle melts can be summarised using a phase diagram of the forsterite (Fo; Mg</w:t>
      </w:r>
      <w:r w:rsidRPr="00266E7F">
        <w:rPr>
          <w:rFonts w:ascii="Arial" w:hAnsi="Arial" w:cs="Arial"/>
          <w:sz w:val="24"/>
          <w:szCs w:val="24"/>
          <w:vertAlign w:val="subscript"/>
        </w:rPr>
        <w:t>2</w:t>
      </w:r>
      <w:r w:rsidRPr="00266E7F">
        <w:rPr>
          <w:rFonts w:ascii="Arial" w:hAnsi="Arial" w:cs="Arial"/>
          <w:sz w:val="24"/>
          <w:szCs w:val="24"/>
        </w:rPr>
        <w:t>SiO</w:t>
      </w:r>
      <w:r w:rsidRPr="00266E7F">
        <w:rPr>
          <w:rFonts w:ascii="Arial" w:hAnsi="Arial" w:cs="Arial"/>
          <w:sz w:val="24"/>
          <w:szCs w:val="24"/>
          <w:vertAlign w:val="subscript"/>
        </w:rPr>
        <w:t>4</w:t>
      </w:r>
      <w:r w:rsidRPr="00266E7F">
        <w:rPr>
          <w:rFonts w:ascii="Arial" w:hAnsi="Arial" w:cs="Arial"/>
          <w:sz w:val="24"/>
          <w:szCs w:val="24"/>
        </w:rPr>
        <w:t>)-quartz (Qz; SiO</w:t>
      </w:r>
      <w:r w:rsidRPr="00266E7F">
        <w:rPr>
          <w:rFonts w:ascii="Arial" w:hAnsi="Arial" w:cs="Arial"/>
          <w:sz w:val="24"/>
          <w:szCs w:val="24"/>
          <w:vertAlign w:val="subscript"/>
        </w:rPr>
        <w:t>2</w:t>
      </w:r>
      <w:r w:rsidRPr="00266E7F">
        <w:rPr>
          <w:rFonts w:ascii="Arial" w:hAnsi="Arial" w:cs="Arial"/>
          <w:sz w:val="24"/>
          <w:szCs w:val="24"/>
        </w:rPr>
        <w:t>) system. Cristobalite (Cr) is a high-temperature polymorph of SiO</w:t>
      </w:r>
      <w:r w:rsidRPr="00EB2A6D">
        <w:rPr>
          <w:rFonts w:ascii="Arial" w:hAnsi="Arial" w:cs="Arial"/>
          <w:sz w:val="24"/>
          <w:szCs w:val="24"/>
          <w:vertAlign w:val="subscript"/>
        </w:rPr>
        <w:t>2</w:t>
      </w:r>
      <w:r w:rsidRPr="00266E7F">
        <w:rPr>
          <w:rFonts w:ascii="Arial" w:hAnsi="Arial" w:cs="Arial"/>
          <w:sz w:val="24"/>
          <w:szCs w:val="24"/>
        </w:rPr>
        <w:t>; quartz is a low-temperature polymorph. Enstatite (En) has an intermediate composition between Fo and Qz.</w:t>
      </w:r>
    </w:p>
    <w:p w14:paraId="74031777" w14:textId="708AAFCB" w:rsidR="00266E7F" w:rsidRPr="00266E7F" w:rsidRDefault="00266E7F" w:rsidP="00266E7F">
      <w:pPr>
        <w:pStyle w:val="ListParagraph"/>
        <w:ind w:left="360"/>
        <w:contextualSpacing w:val="0"/>
        <w:rPr>
          <w:rFonts w:ascii="Arial" w:hAnsi="Arial" w:cs="Arial"/>
          <w:sz w:val="24"/>
          <w:szCs w:val="24"/>
        </w:rPr>
      </w:pPr>
      <w:r w:rsidRPr="00266E7F">
        <w:rPr>
          <w:rFonts w:ascii="Arial" w:hAnsi="Arial" w:cs="Arial"/>
          <w:sz w:val="24"/>
          <w:szCs w:val="24"/>
        </w:rPr>
        <w:t xml:space="preserve">Quantitatively describe the equilibrium crystallisation of a mantle melt </w:t>
      </w:r>
      <w:r w:rsidR="00A64B35">
        <w:rPr>
          <w:rFonts w:ascii="Arial" w:hAnsi="Arial" w:cs="Arial"/>
          <w:sz w:val="24"/>
          <w:szCs w:val="24"/>
        </w:rPr>
        <w:t xml:space="preserve">analogue </w:t>
      </w:r>
      <w:r w:rsidRPr="00266E7F">
        <w:rPr>
          <w:rFonts w:ascii="Arial" w:hAnsi="Arial" w:cs="Arial"/>
          <w:sz w:val="24"/>
          <w:szCs w:val="24"/>
        </w:rPr>
        <w:t>with a composition of Fo</w:t>
      </w:r>
      <w:r w:rsidRPr="00266E7F">
        <w:rPr>
          <w:rFonts w:ascii="Arial" w:hAnsi="Arial" w:cs="Arial"/>
          <w:sz w:val="24"/>
          <w:szCs w:val="24"/>
          <w:vertAlign w:val="subscript"/>
        </w:rPr>
        <w:t>80</w:t>
      </w:r>
      <w:r w:rsidRPr="00266E7F">
        <w:rPr>
          <w:rFonts w:ascii="Arial" w:hAnsi="Arial" w:cs="Arial"/>
          <w:sz w:val="24"/>
          <w:szCs w:val="24"/>
        </w:rPr>
        <w:t>Qz</w:t>
      </w:r>
      <w:r w:rsidRPr="00266E7F">
        <w:rPr>
          <w:rFonts w:ascii="Arial" w:hAnsi="Arial" w:cs="Arial"/>
          <w:sz w:val="24"/>
          <w:szCs w:val="24"/>
          <w:vertAlign w:val="subscript"/>
        </w:rPr>
        <w:t>20</w:t>
      </w:r>
      <w:r w:rsidRPr="00266E7F">
        <w:rPr>
          <w:rFonts w:ascii="Arial" w:hAnsi="Arial" w:cs="Arial"/>
          <w:sz w:val="24"/>
          <w:szCs w:val="24"/>
        </w:rPr>
        <w:t xml:space="preserve"> from 1900 to 1500 °C.</w:t>
      </w:r>
      <w:r w:rsidRPr="00266E7F">
        <w:rPr>
          <w:rFonts w:ascii="Arial" w:hAnsi="Arial" w:cs="Arial"/>
          <w:sz w:val="24"/>
          <w:szCs w:val="24"/>
        </w:rPr>
        <w:tab/>
      </w:r>
      <w:r w:rsidRPr="00266E7F">
        <w:rPr>
          <w:rFonts w:ascii="Arial" w:hAnsi="Arial" w:cs="Arial"/>
          <w:sz w:val="24"/>
          <w:szCs w:val="24"/>
        </w:rPr>
        <w:tab/>
      </w:r>
      <w:r w:rsidRPr="00266E7F">
        <w:rPr>
          <w:rFonts w:ascii="Arial" w:hAnsi="Arial" w:cs="Arial"/>
          <w:sz w:val="24"/>
          <w:szCs w:val="24"/>
        </w:rPr>
        <w:tab/>
        <w:t>[15%]</w:t>
      </w:r>
    </w:p>
    <w:p w14:paraId="35A82618" w14:textId="77777777" w:rsidR="00266E7F" w:rsidRPr="00266E7F" w:rsidRDefault="00266E7F" w:rsidP="00266E7F">
      <w:pPr>
        <w:jc w:val="center"/>
        <w:rPr>
          <w:rFonts w:ascii="Arial" w:hAnsi="Arial" w:cs="Arial"/>
        </w:rPr>
      </w:pPr>
      <w:r w:rsidRPr="00266E7F">
        <w:rPr>
          <w:rFonts w:ascii="Arial" w:hAnsi="Arial" w:cs="Arial"/>
          <w:noProof/>
        </w:rPr>
        <w:drawing>
          <wp:inline distT="0" distB="0" distL="0" distR="0" wp14:anchorId="657F26A0" wp14:editId="59F9B90A">
            <wp:extent cx="4752975" cy="4324350"/>
            <wp:effectExtent l="0" t="0" r="0" b="0"/>
            <wp:docPr id="718222948" name="Picture 1" descr="A diagram of a diagram of a liqu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2948" name="Picture 1" descr="A diagram of a diagram of a liquid&#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975" cy="4324350"/>
                    </a:xfrm>
                    <a:prstGeom prst="rect">
                      <a:avLst/>
                    </a:prstGeom>
                    <a:noFill/>
                    <a:ln>
                      <a:noFill/>
                    </a:ln>
                  </pic:spPr>
                </pic:pic>
              </a:graphicData>
            </a:graphic>
          </wp:inline>
        </w:drawing>
      </w:r>
    </w:p>
    <w:p w14:paraId="0ECA35EC" w14:textId="77777777" w:rsidR="00266E7F" w:rsidRDefault="00266E7F" w:rsidP="00266E7F">
      <w:pPr>
        <w:ind w:left="360"/>
        <w:rPr>
          <w:rFonts w:ascii="Arial" w:hAnsi="Arial" w:cs="Arial"/>
          <w:color w:val="C00000"/>
        </w:rPr>
      </w:pPr>
      <w:r w:rsidRPr="00266E7F">
        <w:rPr>
          <w:rFonts w:ascii="Arial" w:hAnsi="Arial" w:cs="Arial"/>
          <w:color w:val="C00000"/>
        </w:rPr>
        <w:t>Once the melt cools to ~1750°C Fo will start to form. Crystallisation will then continue, with the melt becoming progressively richer in Qz; the composition of the Fo will remain unchanged. At ~1570°C, the liquid will reach the peritectic, defined by the reaction Fo + L = Qz. At this point the liquid will have the composition Fo</w:t>
      </w:r>
      <w:r w:rsidRPr="00266E7F">
        <w:rPr>
          <w:rFonts w:ascii="Arial" w:hAnsi="Arial" w:cs="Arial"/>
          <w:color w:val="C00000"/>
          <w:vertAlign w:val="subscript"/>
        </w:rPr>
        <w:t>68</w:t>
      </w:r>
      <w:r w:rsidRPr="00266E7F">
        <w:rPr>
          <w:rFonts w:ascii="Arial" w:hAnsi="Arial" w:cs="Arial"/>
          <w:color w:val="C00000"/>
        </w:rPr>
        <w:t>Qz</w:t>
      </w:r>
      <w:r w:rsidRPr="00266E7F">
        <w:rPr>
          <w:rFonts w:ascii="Arial" w:hAnsi="Arial" w:cs="Arial"/>
          <w:color w:val="C00000"/>
          <w:vertAlign w:val="subscript"/>
        </w:rPr>
        <w:t>32</w:t>
      </w:r>
      <w:r w:rsidRPr="00266E7F">
        <w:rPr>
          <w:rFonts w:ascii="Arial" w:hAnsi="Arial" w:cs="Arial"/>
          <w:color w:val="C00000"/>
        </w:rPr>
        <w:t>. Because the system is evolving by equilibrium crystallisation, Fo will be consumed by the peritectic reaction to produce En. Because the melt has a lower Qz content then En, the peritectic reaction will stop once the melt has been exhausted, leaving a solid containing Fo and En in proportions of 67% and 33%, respectively, which is compositionally equivalent to the composition of the initial melt.</w:t>
      </w:r>
    </w:p>
    <w:p w14:paraId="01B2A70B" w14:textId="77777777" w:rsidR="00266E7F" w:rsidRPr="00266E7F" w:rsidRDefault="00266E7F" w:rsidP="00266E7F">
      <w:pPr>
        <w:ind w:left="360"/>
        <w:rPr>
          <w:rFonts w:ascii="Arial" w:hAnsi="Arial" w:cs="Arial"/>
          <w:color w:val="C00000"/>
        </w:rPr>
      </w:pPr>
    </w:p>
    <w:p w14:paraId="7E8351FB" w14:textId="2DCD69FC" w:rsidR="00266E7F" w:rsidRPr="00266E7F" w:rsidRDefault="00EB2A6D" w:rsidP="00266E7F">
      <w:pPr>
        <w:pStyle w:val="ListParagraph"/>
        <w:numPr>
          <w:ilvl w:val="0"/>
          <w:numId w:val="6"/>
        </w:numPr>
        <w:contextualSpacing w:val="0"/>
        <w:rPr>
          <w:rFonts w:ascii="Arial" w:hAnsi="Arial" w:cs="Arial"/>
          <w:sz w:val="24"/>
          <w:szCs w:val="24"/>
        </w:rPr>
      </w:pPr>
      <w:r w:rsidRPr="00266E7F">
        <w:rPr>
          <w:rFonts w:ascii="Arial" w:hAnsi="Arial" w:cs="Arial"/>
          <w:sz w:val="24"/>
          <w:szCs w:val="24"/>
        </w:rPr>
        <w:lastRenderedPageBreak/>
        <w:t xml:space="preserve">How and why would the end products of fractional crystallisation differ from </w:t>
      </w:r>
      <w:r>
        <w:rPr>
          <w:rFonts w:ascii="Arial" w:hAnsi="Arial" w:cs="Arial"/>
          <w:sz w:val="24"/>
          <w:szCs w:val="24"/>
        </w:rPr>
        <w:t xml:space="preserve">the </w:t>
      </w:r>
      <w:r w:rsidRPr="00266E7F">
        <w:rPr>
          <w:rFonts w:ascii="Arial" w:hAnsi="Arial" w:cs="Arial"/>
          <w:sz w:val="24"/>
          <w:szCs w:val="24"/>
        </w:rPr>
        <w:t>end-products of equilibrium crystallisation for the same composition</w:t>
      </w:r>
      <w:r>
        <w:rPr>
          <w:rFonts w:ascii="Arial" w:hAnsi="Arial" w:cs="Arial"/>
          <w:sz w:val="24"/>
          <w:szCs w:val="24"/>
        </w:rPr>
        <w:t xml:space="preserve"> </w:t>
      </w:r>
      <w:r w:rsidR="00ED6A0E">
        <w:rPr>
          <w:rFonts w:ascii="Arial" w:hAnsi="Arial" w:cs="Arial"/>
          <w:sz w:val="24"/>
          <w:szCs w:val="24"/>
        </w:rPr>
        <w:t>(</w:t>
      </w:r>
      <w:r w:rsidRPr="00266E7F">
        <w:rPr>
          <w:rFonts w:ascii="Arial" w:hAnsi="Arial" w:cs="Arial"/>
          <w:sz w:val="24"/>
          <w:szCs w:val="24"/>
        </w:rPr>
        <w:t>Fo</w:t>
      </w:r>
      <w:r w:rsidRPr="00266E7F">
        <w:rPr>
          <w:rFonts w:ascii="Arial" w:hAnsi="Arial" w:cs="Arial"/>
          <w:sz w:val="24"/>
          <w:szCs w:val="24"/>
          <w:vertAlign w:val="subscript"/>
        </w:rPr>
        <w:t>80</w:t>
      </w:r>
      <w:r w:rsidRPr="00266E7F">
        <w:rPr>
          <w:rFonts w:ascii="Arial" w:hAnsi="Arial" w:cs="Arial"/>
          <w:sz w:val="24"/>
          <w:szCs w:val="24"/>
        </w:rPr>
        <w:t>Qz</w:t>
      </w:r>
      <w:r w:rsidRPr="00266E7F">
        <w:rPr>
          <w:rFonts w:ascii="Arial" w:hAnsi="Arial" w:cs="Arial"/>
          <w:sz w:val="24"/>
          <w:szCs w:val="24"/>
          <w:vertAlign w:val="subscript"/>
        </w:rPr>
        <w:t>20</w:t>
      </w:r>
      <w:r w:rsidR="00ED6A0E" w:rsidRPr="00ED6A0E">
        <w:rPr>
          <w:rFonts w:ascii="Arial" w:hAnsi="Arial" w:cs="Arial"/>
          <w:sz w:val="24"/>
          <w:szCs w:val="24"/>
        </w:rPr>
        <w:t>)</w:t>
      </w:r>
      <w:r w:rsidRPr="00EB2A6D">
        <w:rPr>
          <w:rFonts w:ascii="Arial" w:hAnsi="Arial" w:cs="Arial"/>
          <w:sz w:val="24"/>
          <w:szCs w:val="24"/>
        </w:rPr>
        <w:t>?</w:t>
      </w:r>
    </w:p>
    <w:p w14:paraId="0EED13AE" w14:textId="77777777" w:rsidR="00266E7F" w:rsidRPr="00266E7F" w:rsidRDefault="00266E7F" w:rsidP="00266E7F">
      <w:pPr>
        <w:pStyle w:val="ListParagraph"/>
        <w:ind w:left="360"/>
        <w:contextualSpacing w:val="0"/>
        <w:rPr>
          <w:rFonts w:ascii="Arial" w:hAnsi="Arial" w:cs="Arial"/>
          <w:color w:val="C00000"/>
          <w:sz w:val="24"/>
          <w:szCs w:val="24"/>
        </w:rPr>
      </w:pPr>
      <w:r w:rsidRPr="00266E7F">
        <w:rPr>
          <w:rFonts w:ascii="Arial" w:hAnsi="Arial" w:cs="Arial"/>
          <w:color w:val="C00000"/>
          <w:sz w:val="24"/>
          <w:szCs w:val="24"/>
        </w:rPr>
        <w:t>If the system evolved by fractional crystallisation the peritectic reaction could not occur because there would be no Fo to react with the remaining melt. The liquid composition would thus continue to evolve from ~1570 °C to ~1540 °C by En crystallisation until the eutectic defined by the reaction En + Qz = L, where the last solid would eventually form with solid containing En and Qz in proportions of ~84% and ~16%, respectively.</w:t>
      </w:r>
    </w:p>
    <w:p w14:paraId="3818B9AD" w14:textId="26A740A7" w:rsidR="00266E7F" w:rsidRPr="00266E7F" w:rsidRDefault="00266E7F" w:rsidP="00266E7F">
      <w:pPr>
        <w:pStyle w:val="ListParagraph"/>
        <w:numPr>
          <w:ilvl w:val="0"/>
          <w:numId w:val="6"/>
        </w:numPr>
        <w:contextualSpacing w:val="0"/>
        <w:rPr>
          <w:rFonts w:ascii="Arial" w:hAnsi="Arial" w:cs="Arial"/>
          <w:sz w:val="24"/>
          <w:szCs w:val="24"/>
        </w:rPr>
      </w:pPr>
      <w:r w:rsidRPr="00266E7F">
        <w:rPr>
          <w:rFonts w:ascii="Arial" w:hAnsi="Arial" w:cs="Arial"/>
          <w:sz w:val="24"/>
          <w:szCs w:val="24"/>
        </w:rPr>
        <w:t xml:space="preserve">Mantle-derived primitive melts </w:t>
      </w:r>
      <w:r w:rsidR="00EB2A6D">
        <w:rPr>
          <w:rFonts w:ascii="Arial" w:hAnsi="Arial" w:cs="Arial"/>
          <w:sz w:val="24"/>
          <w:szCs w:val="24"/>
        </w:rPr>
        <w:t>may</w:t>
      </w:r>
      <w:r w:rsidRPr="00266E7F">
        <w:rPr>
          <w:rFonts w:ascii="Arial" w:hAnsi="Arial" w:cs="Arial"/>
          <w:sz w:val="24"/>
          <w:szCs w:val="24"/>
        </w:rPr>
        <w:t xml:space="preserve"> contain ~200 ppm Ni and ~1 ppm Nb, and crystallise olivine on their way to the surface. Using the Rayleigh fractionation equation given below, calculate how the composition of a mantle-derived primitive melt will evolve in response to 20%, 40% and 80% fractional crystallisation of olivine. Use olivine-</w:t>
      </w:r>
      <w:r w:rsidR="00EB2A6D">
        <w:rPr>
          <w:rFonts w:ascii="Arial" w:hAnsi="Arial" w:cs="Arial"/>
          <w:sz w:val="24"/>
          <w:szCs w:val="24"/>
        </w:rPr>
        <w:t>melt</w:t>
      </w:r>
      <w:r w:rsidRPr="00266E7F">
        <w:rPr>
          <w:rFonts w:ascii="Arial" w:hAnsi="Arial" w:cs="Arial"/>
          <w:sz w:val="24"/>
          <w:szCs w:val="24"/>
        </w:rPr>
        <w:t xml:space="preserve"> partition coefficients of 10 and 0.001 for Ni and Nb, respectively. The Rayleigh fractionation equation is as follows:</w:t>
      </w:r>
    </w:p>
    <w:p w14:paraId="2797F5EB" w14:textId="1F65ECBA" w:rsidR="00266E7F" w:rsidRPr="00266E7F" w:rsidRDefault="00000000" w:rsidP="00266E7F">
      <w:pPr>
        <w:pStyle w:val="ListParagraph"/>
        <w:spacing w:after="120"/>
        <w:ind w:left="360"/>
        <w:rPr>
          <w:rFonts w:ascii="Arial" w:eastAsiaTheme="minorEastAsia" w:hAnsi="Arial" w:cs="Arial"/>
          <w:iCs/>
          <w:sz w:val="24"/>
          <w:szCs w:val="24"/>
        </w:rPr>
      </w:pPr>
      <m:oMathPara>
        <m:oMath>
          <m:f>
            <m:fPr>
              <m:ctrlPr>
                <w:rPr>
                  <w:rFonts w:ascii="Cambria Math" w:hAnsi="Cambria Math" w:cs="Arial"/>
                  <w:i/>
                  <w:iCs/>
                  <w:sz w:val="24"/>
                  <w:szCs w:val="24"/>
                </w:rPr>
              </m:ctrlPr>
            </m:fPr>
            <m:num>
              <m:sSubSup>
                <m:sSubSupPr>
                  <m:ctrlPr>
                    <w:rPr>
                      <w:rFonts w:ascii="Cambria Math" w:hAnsi="Cambria Math" w:cs="Arial"/>
                      <w:i/>
                      <w:iCs/>
                      <w:sz w:val="24"/>
                      <w:szCs w:val="24"/>
                    </w:rPr>
                  </m:ctrlPr>
                </m:sSubSupPr>
                <m:e>
                  <m:r>
                    <w:rPr>
                      <w:rFonts w:ascii="Cambria Math" w:hAnsi="Cambria Math" w:cs="Arial"/>
                      <w:sz w:val="24"/>
                      <w:szCs w:val="24"/>
                    </w:rPr>
                    <m:t>C</m:t>
                  </m:r>
                </m:e>
                <m:sub>
                  <m:r>
                    <w:rPr>
                      <w:rFonts w:ascii="Cambria Math" w:hAnsi="Cambria Math" w:cs="Arial"/>
                      <w:sz w:val="24"/>
                      <w:szCs w:val="24"/>
                    </w:rPr>
                    <m:t>l</m:t>
                  </m:r>
                </m:sub>
                <m:sup>
                  <m:r>
                    <w:rPr>
                      <w:rFonts w:ascii="Cambria Math" w:hAnsi="Cambria Math" w:cs="Arial"/>
                      <w:sz w:val="24"/>
                      <w:szCs w:val="24"/>
                    </w:rPr>
                    <m:t>melt</m:t>
                  </m:r>
                </m:sup>
              </m:sSubSup>
            </m:num>
            <m:den>
              <m:sSubSup>
                <m:sSubSupPr>
                  <m:ctrlPr>
                    <w:rPr>
                      <w:rFonts w:ascii="Cambria Math" w:hAnsi="Cambria Math" w:cs="Arial"/>
                      <w:i/>
                      <w:iCs/>
                      <w:sz w:val="24"/>
                      <w:szCs w:val="24"/>
                    </w:rPr>
                  </m:ctrlPr>
                </m:sSubSupPr>
                <m:e>
                  <m:r>
                    <w:rPr>
                      <w:rFonts w:ascii="Cambria Math" w:hAnsi="Cambria Math" w:cs="Arial"/>
                      <w:sz w:val="24"/>
                      <w:szCs w:val="24"/>
                    </w:rPr>
                    <m:t>C</m:t>
                  </m:r>
                </m:e>
                <m:sub>
                  <m:r>
                    <w:rPr>
                      <w:rFonts w:ascii="Cambria Math" w:hAnsi="Cambria Math" w:cs="Arial"/>
                      <w:sz w:val="24"/>
                      <w:szCs w:val="24"/>
                    </w:rPr>
                    <m:t>0</m:t>
                  </m:r>
                </m:sub>
                <m:sup>
                  <m:r>
                    <w:rPr>
                      <w:rFonts w:ascii="Cambria Math" w:hAnsi="Cambria Math" w:cs="Arial"/>
                      <w:sz w:val="24"/>
                      <w:szCs w:val="24"/>
                    </w:rPr>
                    <m:t>melt</m:t>
                  </m:r>
                </m:sup>
              </m:sSubSup>
            </m:den>
          </m:f>
          <m:r>
            <w:rPr>
              <w:rFonts w:ascii="Cambria Math" w:hAnsi="Cambria Math" w:cs="Arial"/>
              <w:sz w:val="24"/>
              <w:szCs w:val="24"/>
            </w:rPr>
            <m:t>=</m:t>
          </m:r>
          <m:sSup>
            <m:sSupPr>
              <m:ctrlPr>
                <w:rPr>
                  <w:rFonts w:ascii="Cambria Math" w:hAnsi="Cambria Math" w:cs="Arial"/>
                  <w:i/>
                  <w:iCs/>
                  <w:sz w:val="24"/>
                  <w:szCs w:val="24"/>
                </w:rPr>
              </m:ctrlPr>
            </m:sSupPr>
            <m:e>
              <m:r>
                <w:rPr>
                  <w:rFonts w:ascii="Cambria Math" w:hAnsi="Cambria Math" w:cs="Arial"/>
                  <w:sz w:val="24"/>
                  <w:szCs w:val="24"/>
                </w:rPr>
                <m:t>F</m:t>
              </m:r>
            </m:e>
            <m:sup>
              <m:d>
                <m:dPr>
                  <m:ctrlPr>
                    <w:rPr>
                      <w:rFonts w:ascii="Cambria Math" w:hAnsi="Cambria Math" w:cs="Arial"/>
                      <w:i/>
                      <w:iCs/>
                      <w:sz w:val="24"/>
                      <w:szCs w:val="24"/>
                    </w:rPr>
                  </m:ctrlPr>
                </m:dPr>
                <m:e>
                  <m:r>
                    <w:rPr>
                      <w:rFonts w:ascii="Cambria Math" w:hAnsi="Cambria Math" w:cs="Arial"/>
                      <w:sz w:val="24"/>
                      <w:szCs w:val="24"/>
                    </w:rPr>
                    <m:t>D-1</m:t>
                  </m:r>
                </m:e>
              </m:d>
            </m:sup>
          </m:sSup>
        </m:oMath>
      </m:oMathPara>
    </w:p>
    <w:p w14:paraId="0BC20A92" w14:textId="523E5DE8" w:rsidR="00266E7F" w:rsidRPr="00266E7F" w:rsidRDefault="00266E7F" w:rsidP="00266E7F">
      <w:pPr>
        <w:ind w:left="360"/>
        <w:rPr>
          <w:rFonts w:ascii="Arial" w:hAnsi="Arial" w:cs="Arial"/>
        </w:rPr>
      </w:pPr>
      <w:r w:rsidRPr="00266E7F">
        <w:rPr>
          <w:rFonts w:ascii="Arial" w:hAnsi="Arial" w:cs="Arial"/>
        </w:rPr>
        <w:t xml:space="preserve">where </w:t>
      </w:r>
      <m:oMath>
        <m:sSubSup>
          <m:sSubSupPr>
            <m:ctrlPr>
              <w:rPr>
                <w:rFonts w:ascii="Cambria Math" w:eastAsia="Calibri" w:hAnsi="Cambria Math" w:cs="Arial"/>
                <w:i/>
                <w:iCs/>
              </w:rPr>
            </m:ctrlPr>
          </m:sSubSupPr>
          <m:e>
            <m:r>
              <w:rPr>
                <w:rFonts w:ascii="Cambria Math" w:eastAsia="Calibri" w:hAnsi="Cambria Math" w:cs="Arial"/>
              </w:rPr>
              <m:t>C</m:t>
            </m:r>
          </m:e>
          <m:sub>
            <m:r>
              <w:rPr>
                <w:rFonts w:ascii="Cambria Math" w:eastAsia="Calibri" w:hAnsi="Cambria Math" w:cs="Arial"/>
              </w:rPr>
              <m:t>o</m:t>
            </m:r>
          </m:sub>
          <m:sup>
            <m:r>
              <w:rPr>
                <w:rFonts w:ascii="Cambria Math" w:eastAsia="Calibri" w:hAnsi="Cambria Math" w:cs="Arial"/>
              </w:rPr>
              <m:t>melt</m:t>
            </m:r>
          </m:sup>
        </m:sSubSup>
      </m:oMath>
      <w:r w:rsidRPr="00266E7F">
        <w:rPr>
          <w:rFonts w:ascii="Arial" w:eastAsiaTheme="minorEastAsia" w:hAnsi="Arial" w:cs="Arial"/>
          <w:iCs/>
        </w:rPr>
        <w:t xml:space="preserve"> is the concentration of a given element in </w:t>
      </w:r>
      <w:r w:rsidR="00EB2A6D">
        <w:rPr>
          <w:rFonts w:ascii="Arial" w:eastAsiaTheme="minorEastAsia" w:hAnsi="Arial" w:cs="Arial"/>
          <w:iCs/>
        </w:rPr>
        <w:t>a</w:t>
      </w:r>
      <w:r w:rsidRPr="00266E7F">
        <w:rPr>
          <w:rFonts w:ascii="Arial" w:eastAsiaTheme="minorEastAsia" w:hAnsi="Arial" w:cs="Arial"/>
          <w:iCs/>
        </w:rPr>
        <w:t xml:space="preserve"> primitive melt,</w:t>
      </w:r>
      <w:r w:rsidRPr="00266E7F">
        <w:rPr>
          <w:rFonts w:ascii="Arial" w:hAnsi="Arial" w:cs="Arial"/>
        </w:rPr>
        <w:t xml:space="preserve"> </w:t>
      </w:r>
      <m:oMath>
        <m:sSubSup>
          <m:sSubSupPr>
            <m:ctrlPr>
              <w:rPr>
                <w:rFonts w:ascii="Cambria Math" w:eastAsia="Calibri" w:hAnsi="Cambria Math" w:cs="Arial"/>
                <w:i/>
                <w:iCs/>
              </w:rPr>
            </m:ctrlPr>
          </m:sSubSupPr>
          <m:e>
            <m:r>
              <w:rPr>
                <w:rFonts w:ascii="Cambria Math" w:eastAsia="Calibri" w:hAnsi="Cambria Math" w:cs="Arial"/>
              </w:rPr>
              <m:t>C</m:t>
            </m:r>
          </m:e>
          <m:sub>
            <m:r>
              <w:rPr>
                <w:rFonts w:ascii="Cambria Math" w:eastAsia="Calibri" w:hAnsi="Cambria Math" w:cs="Arial"/>
              </w:rPr>
              <m:t>l</m:t>
            </m:r>
          </m:sub>
          <m:sup>
            <m:r>
              <w:rPr>
                <w:rFonts w:ascii="Cambria Math" w:eastAsia="Calibri" w:hAnsi="Cambria Math" w:cs="Arial"/>
              </w:rPr>
              <m:t>melt</m:t>
            </m:r>
          </m:sup>
        </m:sSubSup>
      </m:oMath>
      <w:r w:rsidRPr="00266E7F">
        <w:rPr>
          <w:rFonts w:ascii="Arial" w:eastAsiaTheme="minorEastAsia" w:hAnsi="Arial" w:cs="Arial"/>
          <w:iCs/>
        </w:rPr>
        <w:t xml:space="preserve"> is the concen</w:t>
      </w:r>
      <w:r w:rsidR="00EB2A6D">
        <w:rPr>
          <w:rFonts w:ascii="Arial" w:eastAsiaTheme="minorEastAsia" w:hAnsi="Arial" w:cs="Arial"/>
          <w:iCs/>
        </w:rPr>
        <w:t xml:space="preserve">tration of a given element in an </w:t>
      </w:r>
      <w:r w:rsidRPr="00266E7F">
        <w:rPr>
          <w:rFonts w:ascii="Arial" w:eastAsiaTheme="minorEastAsia" w:hAnsi="Arial" w:cs="Arial"/>
          <w:iCs/>
        </w:rPr>
        <w:t xml:space="preserve">evolved melt, </w:t>
      </w:r>
      <m:oMath>
        <m:r>
          <w:rPr>
            <w:rFonts w:ascii="Cambria Math" w:eastAsiaTheme="minorEastAsia" w:hAnsi="Cambria Math" w:cs="Arial"/>
          </w:rPr>
          <m:t>D</m:t>
        </m:r>
      </m:oMath>
      <w:r w:rsidRPr="00266E7F">
        <w:rPr>
          <w:rFonts w:ascii="Arial" w:eastAsiaTheme="minorEastAsia" w:hAnsi="Arial" w:cs="Arial"/>
          <w:iCs/>
        </w:rPr>
        <w:t xml:space="preserve"> is the </w:t>
      </w:r>
      <w:r w:rsidR="00EB2A6D">
        <w:rPr>
          <w:rFonts w:ascii="Arial" w:eastAsiaTheme="minorEastAsia" w:hAnsi="Arial" w:cs="Arial"/>
          <w:iCs/>
        </w:rPr>
        <w:t xml:space="preserve">crystal-melt </w:t>
      </w:r>
      <w:r w:rsidRPr="00266E7F">
        <w:rPr>
          <w:rFonts w:ascii="Arial" w:eastAsiaTheme="minorEastAsia" w:hAnsi="Arial" w:cs="Arial"/>
          <w:iCs/>
        </w:rPr>
        <w:t xml:space="preserve">partition coefficient for a given element, and </w:t>
      </w:r>
      <m:oMath>
        <m:r>
          <w:rPr>
            <w:rFonts w:ascii="Cambria Math" w:eastAsia="Calibri" w:hAnsi="Cambria Math" w:cs="Arial"/>
          </w:rPr>
          <m:t>F</m:t>
        </m:r>
      </m:oMath>
      <w:r w:rsidRPr="00266E7F">
        <w:rPr>
          <w:rFonts w:ascii="Arial" w:eastAsiaTheme="minorEastAsia" w:hAnsi="Arial" w:cs="Arial"/>
        </w:rPr>
        <w:t xml:space="preserve"> is the melt fraction remaining (</w:t>
      </w:r>
      <w:r w:rsidRPr="00266E7F">
        <w:rPr>
          <w:rFonts w:ascii="Arial" w:eastAsia="Calibri" w:hAnsi="Arial" w:cs="Arial"/>
        </w:rPr>
        <w:t xml:space="preserve">0 </w:t>
      </w:r>
      <w:r w:rsidR="00EB2A6D">
        <w:rPr>
          <w:rFonts w:ascii="Arial" w:eastAsia="Calibri" w:hAnsi="Arial" w:cs="Arial"/>
        </w:rPr>
        <w:t>=</w:t>
      </w:r>
      <w:r w:rsidRPr="00266E7F">
        <w:rPr>
          <w:rFonts w:ascii="Arial" w:eastAsia="Calibri" w:hAnsi="Arial" w:cs="Arial"/>
        </w:rPr>
        <w:t xml:space="preserve"> melt remaining, 1 </w:t>
      </w:r>
      <w:r w:rsidR="00EB2A6D">
        <w:rPr>
          <w:rFonts w:ascii="Arial" w:eastAsia="Calibri" w:hAnsi="Arial" w:cs="Arial"/>
        </w:rPr>
        <w:t>=</w:t>
      </w:r>
      <w:r w:rsidRPr="00266E7F">
        <w:rPr>
          <w:rFonts w:ascii="Arial" w:eastAsia="Calibri" w:hAnsi="Arial" w:cs="Arial"/>
        </w:rPr>
        <w:t xml:space="preserve"> all melt remaining)</w:t>
      </w:r>
      <w:r w:rsidRPr="00266E7F">
        <w:rPr>
          <w:rFonts w:ascii="Arial" w:eastAsia="Calibri" w:hAnsi="Arial" w:cs="Arial"/>
        </w:rPr>
        <w:tab/>
      </w:r>
      <w:r w:rsidRPr="00266E7F">
        <w:rPr>
          <w:rFonts w:ascii="Arial" w:eastAsiaTheme="minorEastAsia" w:hAnsi="Arial" w:cs="Arial"/>
          <w:iCs/>
        </w:rPr>
        <w:t>[10%]</w:t>
      </w:r>
    </w:p>
    <w:tbl>
      <w:tblPr>
        <w:tblStyle w:val="TableGrid"/>
        <w:tblW w:w="0" w:type="auto"/>
        <w:jc w:val="center"/>
        <w:tblLook w:val="04A0" w:firstRow="1" w:lastRow="0" w:firstColumn="1" w:lastColumn="0" w:noHBand="0" w:noVBand="1"/>
      </w:tblPr>
      <w:tblGrid>
        <w:gridCol w:w="2124"/>
        <w:gridCol w:w="1270"/>
        <w:gridCol w:w="1350"/>
      </w:tblGrid>
      <w:tr w:rsidR="00266E7F" w:rsidRPr="00266E7F" w14:paraId="1CC31726" w14:textId="77777777" w:rsidTr="00530249">
        <w:trPr>
          <w:trHeight w:val="300"/>
          <w:jc w:val="center"/>
        </w:trPr>
        <w:tc>
          <w:tcPr>
            <w:tcW w:w="2124" w:type="dxa"/>
            <w:noWrap/>
            <w:hideMark/>
          </w:tcPr>
          <w:p w14:paraId="2E1C407B" w14:textId="77777777" w:rsidR="00266E7F" w:rsidRPr="00266E7F" w:rsidRDefault="00266E7F" w:rsidP="00530249">
            <w:pPr>
              <w:rPr>
                <w:rFonts w:ascii="Arial" w:hAnsi="Arial" w:cs="Arial"/>
                <w:color w:val="C00000"/>
              </w:rPr>
            </w:pPr>
            <w:r w:rsidRPr="00266E7F">
              <w:rPr>
                <w:rFonts w:ascii="Arial" w:hAnsi="Arial" w:cs="Arial"/>
                <w:color w:val="C00000"/>
              </w:rPr>
              <w:t>% Crystallisation</w:t>
            </w:r>
          </w:p>
        </w:tc>
        <w:tc>
          <w:tcPr>
            <w:tcW w:w="1270" w:type="dxa"/>
            <w:noWrap/>
            <w:hideMark/>
          </w:tcPr>
          <w:p w14:paraId="0CE2866E" w14:textId="77777777" w:rsidR="00266E7F" w:rsidRPr="00266E7F" w:rsidRDefault="00266E7F" w:rsidP="00530249">
            <w:pPr>
              <w:rPr>
                <w:rFonts w:ascii="Arial" w:hAnsi="Arial" w:cs="Arial"/>
                <w:color w:val="C00000"/>
              </w:rPr>
            </w:pPr>
            <w:r w:rsidRPr="00266E7F">
              <w:rPr>
                <w:rFonts w:ascii="Arial" w:hAnsi="Arial" w:cs="Arial"/>
                <w:color w:val="C00000"/>
              </w:rPr>
              <w:t>Ni (ppm)</w:t>
            </w:r>
          </w:p>
        </w:tc>
        <w:tc>
          <w:tcPr>
            <w:tcW w:w="1350" w:type="dxa"/>
            <w:noWrap/>
            <w:hideMark/>
          </w:tcPr>
          <w:p w14:paraId="694BD1F8" w14:textId="77777777" w:rsidR="00266E7F" w:rsidRPr="00266E7F" w:rsidRDefault="00266E7F" w:rsidP="00530249">
            <w:pPr>
              <w:rPr>
                <w:rFonts w:ascii="Arial" w:hAnsi="Arial" w:cs="Arial"/>
                <w:color w:val="C00000"/>
              </w:rPr>
            </w:pPr>
            <w:r w:rsidRPr="00266E7F">
              <w:rPr>
                <w:rFonts w:ascii="Arial" w:hAnsi="Arial" w:cs="Arial"/>
                <w:color w:val="C00000"/>
              </w:rPr>
              <w:t>Nb (ppm)</w:t>
            </w:r>
          </w:p>
        </w:tc>
      </w:tr>
      <w:tr w:rsidR="00266E7F" w:rsidRPr="00266E7F" w14:paraId="3C383928" w14:textId="77777777" w:rsidTr="00530249">
        <w:trPr>
          <w:trHeight w:val="300"/>
          <w:jc w:val="center"/>
        </w:trPr>
        <w:tc>
          <w:tcPr>
            <w:tcW w:w="2124" w:type="dxa"/>
            <w:noWrap/>
            <w:hideMark/>
          </w:tcPr>
          <w:p w14:paraId="035BD08B" w14:textId="77777777" w:rsidR="00266E7F" w:rsidRPr="00266E7F" w:rsidRDefault="00266E7F" w:rsidP="00530249">
            <w:pPr>
              <w:rPr>
                <w:rFonts w:ascii="Arial" w:hAnsi="Arial" w:cs="Arial"/>
                <w:color w:val="C00000"/>
              </w:rPr>
            </w:pPr>
            <w:r w:rsidRPr="00266E7F">
              <w:rPr>
                <w:rFonts w:ascii="Arial" w:hAnsi="Arial" w:cs="Arial"/>
                <w:color w:val="C00000"/>
              </w:rPr>
              <w:t>20%</w:t>
            </w:r>
          </w:p>
        </w:tc>
        <w:tc>
          <w:tcPr>
            <w:tcW w:w="1270" w:type="dxa"/>
            <w:noWrap/>
            <w:hideMark/>
          </w:tcPr>
          <w:p w14:paraId="745C1FC3" w14:textId="77777777" w:rsidR="00266E7F" w:rsidRPr="00266E7F" w:rsidRDefault="00266E7F" w:rsidP="00530249">
            <w:pPr>
              <w:rPr>
                <w:rFonts w:ascii="Arial" w:hAnsi="Arial" w:cs="Arial"/>
                <w:color w:val="C00000"/>
              </w:rPr>
            </w:pPr>
            <w:r w:rsidRPr="00266E7F">
              <w:rPr>
                <w:rFonts w:ascii="Arial" w:hAnsi="Arial" w:cs="Arial"/>
                <w:color w:val="C00000"/>
              </w:rPr>
              <w:t>26.84</w:t>
            </w:r>
          </w:p>
        </w:tc>
        <w:tc>
          <w:tcPr>
            <w:tcW w:w="1350" w:type="dxa"/>
            <w:noWrap/>
            <w:hideMark/>
          </w:tcPr>
          <w:p w14:paraId="0D3B6FAF" w14:textId="77777777" w:rsidR="00266E7F" w:rsidRPr="00266E7F" w:rsidRDefault="00266E7F" w:rsidP="00530249">
            <w:pPr>
              <w:rPr>
                <w:rFonts w:ascii="Arial" w:hAnsi="Arial" w:cs="Arial"/>
                <w:color w:val="C00000"/>
              </w:rPr>
            </w:pPr>
            <w:r w:rsidRPr="00266E7F">
              <w:rPr>
                <w:rFonts w:ascii="Arial" w:hAnsi="Arial" w:cs="Arial"/>
                <w:color w:val="C00000"/>
              </w:rPr>
              <w:t>1.25</w:t>
            </w:r>
          </w:p>
        </w:tc>
      </w:tr>
      <w:tr w:rsidR="00266E7F" w:rsidRPr="00266E7F" w14:paraId="4A586E5D" w14:textId="77777777" w:rsidTr="00530249">
        <w:trPr>
          <w:trHeight w:val="300"/>
          <w:jc w:val="center"/>
        </w:trPr>
        <w:tc>
          <w:tcPr>
            <w:tcW w:w="2124" w:type="dxa"/>
            <w:noWrap/>
            <w:hideMark/>
          </w:tcPr>
          <w:p w14:paraId="53F5904B" w14:textId="77777777" w:rsidR="00266E7F" w:rsidRPr="00266E7F" w:rsidRDefault="00266E7F" w:rsidP="00530249">
            <w:pPr>
              <w:rPr>
                <w:rFonts w:ascii="Arial" w:hAnsi="Arial" w:cs="Arial"/>
                <w:color w:val="C00000"/>
              </w:rPr>
            </w:pPr>
            <w:r w:rsidRPr="00266E7F">
              <w:rPr>
                <w:rFonts w:ascii="Arial" w:hAnsi="Arial" w:cs="Arial"/>
                <w:color w:val="C00000"/>
              </w:rPr>
              <w:t>40%</w:t>
            </w:r>
          </w:p>
        </w:tc>
        <w:tc>
          <w:tcPr>
            <w:tcW w:w="1270" w:type="dxa"/>
            <w:noWrap/>
            <w:hideMark/>
          </w:tcPr>
          <w:p w14:paraId="0EAD6225" w14:textId="77777777" w:rsidR="00266E7F" w:rsidRPr="00266E7F" w:rsidRDefault="00266E7F" w:rsidP="00530249">
            <w:pPr>
              <w:rPr>
                <w:rFonts w:ascii="Arial" w:hAnsi="Arial" w:cs="Arial"/>
                <w:color w:val="C00000"/>
              </w:rPr>
            </w:pPr>
            <w:r w:rsidRPr="00266E7F">
              <w:rPr>
                <w:rFonts w:ascii="Arial" w:hAnsi="Arial" w:cs="Arial"/>
                <w:color w:val="C00000"/>
              </w:rPr>
              <w:t>2.02</w:t>
            </w:r>
          </w:p>
        </w:tc>
        <w:tc>
          <w:tcPr>
            <w:tcW w:w="1350" w:type="dxa"/>
            <w:noWrap/>
            <w:hideMark/>
          </w:tcPr>
          <w:p w14:paraId="2C9AD133" w14:textId="77777777" w:rsidR="00266E7F" w:rsidRPr="00266E7F" w:rsidRDefault="00266E7F" w:rsidP="00530249">
            <w:pPr>
              <w:rPr>
                <w:rFonts w:ascii="Arial" w:hAnsi="Arial" w:cs="Arial"/>
                <w:color w:val="C00000"/>
              </w:rPr>
            </w:pPr>
            <w:r w:rsidRPr="00266E7F">
              <w:rPr>
                <w:rFonts w:ascii="Arial" w:hAnsi="Arial" w:cs="Arial"/>
                <w:color w:val="C00000"/>
              </w:rPr>
              <w:t>1.67</w:t>
            </w:r>
          </w:p>
        </w:tc>
      </w:tr>
      <w:tr w:rsidR="00266E7F" w:rsidRPr="00266E7F" w14:paraId="59986F33" w14:textId="77777777" w:rsidTr="00530249">
        <w:trPr>
          <w:trHeight w:val="300"/>
          <w:jc w:val="center"/>
        </w:trPr>
        <w:tc>
          <w:tcPr>
            <w:tcW w:w="2124" w:type="dxa"/>
            <w:noWrap/>
            <w:hideMark/>
          </w:tcPr>
          <w:p w14:paraId="3D8EC1A6" w14:textId="77777777" w:rsidR="00266E7F" w:rsidRPr="00266E7F" w:rsidRDefault="00266E7F" w:rsidP="00530249">
            <w:pPr>
              <w:rPr>
                <w:rFonts w:ascii="Arial" w:hAnsi="Arial" w:cs="Arial"/>
                <w:color w:val="C00000"/>
              </w:rPr>
            </w:pPr>
            <w:r w:rsidRPr="00266E7F">
              <w:rPr>
                <w:rFonts w:ascii="Arial" w:hAnsi="Arial" w:cs="Arial"/>
                <w:color w:val="C00000"/>
              </w:rPr>
              <w:t>80%</w:t>
            </w:r>
          </w:p>
        </w:tc>
        <w:tc>
          <w:tcPr>
            <w:tcW w:w="1270" w:type="dxa"/>
            <w:noWrap/>
            <w:hideMark/>
          </w:tcPr>
          <w:p w14:paraId="28A7CB4F" w14:textId="77777777" w:rsidR="00266E7F" w:rsidRPr="00266E7F" w:rsidRDefault="00266E7F" w:rsidP="00530249">
            <w:pPr>
              <w:rPr>
                <w:rFonts w:ascii="Arial" w:hAnsi="Arial" w:cs="Arial"/>
                <w:color w:val="C00000"/>
              </w:rPr>
            </w:pPr>
            <w:r w:rsidRPr="00266E7F">
              <w:rPr>
                <w:rFonts w:ascii="Arial" w:hAnsi="Arial" w:cs="Arial"/>
                <w:color w:val="C00000"/>
              </w:rPr>
              <w:t>0.0001</w:t>
            </w:r>
          </w:p>
        </w:tc>
        <w:tc>
          <w:tcPr>
            <w:tcW w:w="1350" w:type="dxa"/>
            <w:noWrap/>
            <w:hideMark/>
          </w:tcPr>
          <w:p w14:paraId="482F4C8C" w14:textId="77777777" w:rsidR="00266E7F" w:rsidRPr="00266E7F" w:rsidRDefault="00266E7F" w:rsidP="00530249">
            <w:pPr>
              <w:rPr>
                <w:rFonts w:ascii="Arial" w:hAnsi="Arial" w:cs="Arial"/>
                <w:color w:val="C00000"/>
              </w:rPr>
            </w:pPr>
            <w:r w:rsidRPr="00266E7F">
              <w:rPr>
                <w:rFonts w:ascii="Arial" w:hAnsi="Arial" w:cs="Arial"/>
                <w:color w:val="C00000"/>
              </w:rPr>
              <w:t>4.99</w:t>
            </w:r>
          </w:p>
        </w:tc>
      </w:tr>
      <w:tr w:rsidR="00266E7F" w:rsidRPr="00266E7F" w14:paraId="1B83A5FF" w14:textId="77777777" w:rsidTr="00530249">
        <w:trPr>
          <w:trHeight w:val="300"/>
          <w:jc w:val="center"/>
        </w:trPr>
        <w:tc>
          <w:tcPr>
            <w:tcW w:w="2124" w:type="dxa"/>
            <w:noWrap/>
          </w:tcPr>
          <w:p w14:paraId="051572F5" w14:textId="77777777" w:rsidR="00266E7F" w:rsidRPr="00266E7F" w:rsidRDefault="00266E7F" w:rsidP="00530249">
            <w:pPr>
              <w:rPr>
                <w:rFonts w:ascii="Arial" w:hAnsi="Arial" w:cs="Arial"/>
                <w:color w:val="C00000"/>
              </w:rPr>
            </w:pPr>
          </w:p>
        </w:tc>
        <w:tc>
          <w:tcPr>
            <w:tcW w:w="1270" w:type="dxa"/>
            <w:noWrap/>
          </w:tcPr>
          <w:p w14:paraId="22E7CF50" w14:textId="77777777" w:rsidR="00266E7F" w:rsidRPr="00266E7F" w:rsidRDefault="00266E7F" w:rsidP="00530249">
            <w:pPr>
              <w:rPr>
                <w:rFonts w:ascii="Arial" w:hAnsi="Arial" w:cs="Arial"/>
                <w:color w:val="C00000"/>
              </w:rPr>
            </w:pPr>
          </w:p>
        </w:tc>
        <w:tc>
          <w:tcPr>
            <w:tcW w:w="1350" w:type="dxa"/>
            <w:noWrap/>
          </w:tcPr>
          <w:p w14:paraId="3208ED48" w14:textId="77777777" w:rsidR="00266E7F" w:rsidRPr="00266E7F" w:rsidRDefault="00266E7F" w:rsidP="00530249">
            <w:pPr>
              <w:rPr>
                <w:rFonts w:ascii="Arial" w:hAnsi="Arial" w:cs="Arial"/>
                <w:color w:val="C00000"/>
              </w:rPr>
            </w:pPr>
          </w:p>
        </w:tc>
      </w:tr>
    </w:tbl>
    <w:p w14:paraId="47EED749" w14:textId="55202A5A" w:rsidR="00266E7F" w:rsidRPr="00266E7F" w:rsidRDefault="00EB2A6D" w:rsidP="00266E7F">
      <w:pPr>
        <w:pStyle w:val="ListParagraph"/>
        <w:numPr>
          <w:ilvl w:val="0"/>
          <w:numId w:val="6"/>
        </w:numPr>
        <w:contextualSpacing w:val="0"/>
        <w:rPr>
          <w:rFonts w:ascii="Arial" w:hAnsi="Arial" w:cs="Arial"/>
          <w:sz w:val="24"/>
          <w:szCs w:val="24"/>
        </w:rPr>
      </w:pPr>
      <w:del w:id="0" w:author="David Neave" w:date="2023-11-21T15:34:00Z">
        <w:r w:rsidRPr="00266E7F" w:rsidDel="00654F4F">
          <w:rPr>
            <w:rFonts w:ascii="Arial" w:hAnsi="Arial" w:cs="Arial"/>
            <w:sz w:val="24"/>
            <w:szCs w:val="24"/>
          </w:rPr>
          <w:delText xml:space="preserve">What </w:delText>
        </w:r>
        <w:r w:rsidDel="00654F4F">
          <w:rPr>
            <w:rFonts w:ascii="Arial" w:hAnsi="Arial" w:cs="Arial"/>
            <w:sz w:val="24"/>
            <w:szCs w:val="24"/>
          </w:rPr>
          <w:delText>degrees of</w:delText>
        </w:r>
      </w:del>
      <w:ins w:id="1" w:author="David Neave" w:date="2023-11-21T15:34:00Z">
        <w:r w:rsidR="00654F4F">
          <w:rPr>
            <w:rFonts w:ascii="Arial" w:hAnsi="Arial" w:cs="Arial"/>
            <w:sz w:val="24"/>
            <w:szCs w:val="24"/>
          </w:rPr>
          <w:t>Qualitatively explain how much</w:t>
        </w:r>
      </w:ins>
      <w:r>
        <w:rPr>
          <w:rFonts w:ascii="Arial" w:hAnsi="Arial" w:cs="Arial"/>
          <w:sz w:val="24"/>
          <w:szCs w:val="24"/>
        </w:rPr>
        <w:t xml:space="preserve"> crystallisation</w:t>
      </w:r>
      <w:r w:rsidRPr="00266E7F">
        <w:rPr>
          <w:rFonts w:ascii="Arial" w:hAnsi="Arial" w:cs="Arial"/>
          <w:sz w:val="24"/>
          <w:szCs w:val="24"/>
        </w:rPr>
        <w:t xml:space="preserve"> </w:t>
      </w:r>
      <w:del w:id="2" w:author="David Neave" w:date="2023-11-21T15:34:00Z">
        <w:r w:rsidRPr="00266E7F" w:rsidDel="00654F4F">
          <w:rPr>
            <w:rFonts w:ascii="Arial" w:hAnsi="Arial" w:cs="Arial"/>
            <w:sz w:val="24"/>
            <w:szCs w:val="24"/>
          </w:rPr>
          <w:delText xml:space="preserve">are </w:delText>
        </w:r>
      </w:del>
      <w:ins w:id="3" w:author="David Neave" w:date="2023-11-21T15:34:00Z">
        <w:r w:rsidR="00654F4F">
          <w:rPr>
            <w:rFonts w:ascii="Arial" w:hAnsi="Arial" w:cs="Arial"/>
            <w:sz w:val="24"/>
            <w:szCs w:val="24"/>
          </w:rPr>
          <w:t>is</w:t>
        </w:r>
        <w:r w:rsidR="00654F4F" w:rsidRPr="00266E7F">
          <w:rPr>
            <w:rFonts w:ascii="Arial" w:hAnsi="Arial" w:cs="Arial"/>
            <w:sz w:val="24"/>
            <w:szCs w:val="24"/>
          </w:rPr>
          <w:t xml:space="preserve"> </w:t>
        </w:r>
      </w:ins>
      <w:r w:rsidRPr="00266E7F">
        <w:rPr>
          <w:rFonts w:ascii="Arial" w:hAnsi="Arial" w:cs="Arial"/>
          <w:sz w:val="24"/>
          <w:szCs w:val="24"/>
        </w:rPr>
        <w:t>required for melts to form economic deposits of Ni and Nb, respectively?</w:t>
      </w:r>
      <w:r w:rsidR="00266E7F" w:rsidRPr="00266E7F">
        <w:rPr>
          <w:rFonts w:ascii="Arial" w:hAnsi="Arial" w:cs="Arial"/>
          <w:sz w:val="24"/>
          <w:szCs w:val="24"/>
        </w:rPr>
        <w:tab/>
      </w:r>
      <w:del w:id="4" w:author="David Neave" w:date="2023-11-21T15:35:00Z">
        <w:r w:rsidR="00266E7F" w:rsidRPr="00266E7F" w:rsidDel="00654F4F">
          <w:rPr>
            <w:rFonts w:ascii="Arial" w:hAnsi="Arial" w:cs="Arial"/>
            <w:sz w:val="24"/>
            <w:szCs w:val="24"/>
          </w:rPr>
          <w:tab/>
        </w:r>
        <w:r w:rsidR="00266E7F" w:rsidRPr="00266E7F" w:rsidDel="00654F4F">
          <w:rPr>
            <w:rFonts w:ascii="Arial" w:hAnsi="Arial" w:cs="Arial"/>
            <w:sz w:val="24"/>
            <w:szCs w:val="24"/>
          </w:rPr>
          <w:tab/>
        </w:r>
      </w:del>
      <w:r>
        <w:rPr>
          <w:rFonts w:ascii="Arial" w:hAnsi="Arial" w:cs="Arial"/>
          <w:sz w:val="24"/>
          <w:szCs w:val="24"/>
        </w:rPr>
        <w:tab/>
      </w:r>
      <w:r>
        <w:rPr>
          <w:rFonts w:ascii="Arial" w:hAnsi="Arial" w:cs="Arial"/>
          <w:sz w:val="24"/>
          <w:szCs w:val="24"/>
        </w:rPr>
        <w:tab/>
      </w:r>
      <w:r w:rsidR="00266E7F" w:rsidRPr="00266E7F">
        <w:rPr>
          <w:rFonts w:ascii="Arial" w:hAnsi="Arial" w:cs="Arial"/>
          <w:sz w:val="24"/>
          <w:szCs w:val="24"/>
        </w:rPr>
        <w:t>[5%]</w:t>
      </w:r>
    </w:p>
    <w:p w14:paraId="30C5EA9B" w14:textId="77777777" w:rsidR="00266E7F" w:rsidRPr="00266E7F" w:rsidRDefault="00266E7F" w:rsidP="00266E7F">
      <w:pPr>
        <w:pStyle w:val="ListParagraph"/>
        <w:ind w:left="360"/>
        <w:contextualSpacing w:val="0"/>
        <w:rPr>
          <w:rFonts w:ascii="Arial" w:hAnsi="Arial" w:cs="Arial"/>
          <w:color w:val="C00000"/>
          <w:sz w:val="24"/>
          <w:szCs w:val="24"/>
        </w:rPr>
      </w:pPr>
      <w:r w:rsidRPr="00266E7F">
        <w:rPr>
          <w:rFonts w:ascii="Arial" w:hAnsi="Arial" w:cs="Arial"/>
          <w:color w:val="C00000"/>
          <w:sz w:val="24"/>
          <w:szCs w:val="24"/>
        </w:rPr>
        <w:t xml:space="preserve">Ni is compatible in olivine and is therefore rapidly removed by fractional crystallisation. Ni deposits must from mantle-derived melts that have not experienced significant fractional crystallisation. Conversely, Nb is incompatible in olivine and is therefore concentrated by fractional crystallisation. Nb deposits must from mantle-derived melts that have experienced significant fractional crystallisation. </w:t>
      </w:r>
    </w:p>
    <w:p w14:paraId="33C6030B" w14:textId="77777777" w:rsidR="00266E7F" w:rsidRPr="00266E7F" w:rsidRDefault="00266E7F" w:rsidP="00266E7F">
      <w:pPr>
        <w:pStyle w:val="ListParagraph"/>
        <w:ind w:left="360"/>
        <w:contextualSpacing w:val="0"/>
        <w:rPr>
          <w:rFonts w:ascii="Arial" w:hAnsi="Arial" w:cs="Arial"/>
          <w:sz w:val="24"/>
          <w:szCs w:val="24"/>
        </w:rPr>
      </w:pPr>
    </w:p>
    <w:p w14:paraId="4E6F8274" w14:textId="0BBB534D" w:rsidR="00266E7F" w:rsidRPr="00266E7F" w:rsidRDefault="00266E7F" w:rsidP="00266E7F">
      <w:pPr>
        <w:pStyle w:val="ListParagraph"/>
        <w:numPr>
          <w:ilvl w:val="0"/>
          <w:numId w:val="6"/>
        </w:numPr>
        <w:contextualSpacing w:val="0"/>
        <w:rPr>
          <w:rFonts w:ascii="Arial" w:hAnsi="Arial" w:cs="Arial"/>
          <w:sz w:val="24"/>
          <w:szCs w:val="24"/>
        </w:rPr>
      </w:pPr>
      <w:del w:id="5" w:author="David Neave" w:date="2023-11-21T15:35:00Z">
        <w:r w:rsidRPr="00266E7F" w:rsidDel="00654F4F">
          <w:rPr>
            <w:rFonts w:ascii="Arial" w:hAnsi="Arial" w:cs="Arial"/>
            <w:sz w:val="24"/>
            <w:szCs w:val="24"/>
          </w:rPr>
          <w:delText xml:space="preserve">Olivine-rich magmas have erupted throughout Earth’s history. </w:delText>
        </w:r>
      </w:del>
      <w:r w:rsidRPr="00266E7F">
        <w:rPr>
          <w:rFonts w:ascii="Arial" w:hAnsi="Arial" w:cs="Arial"/>
          <w:sz w:val="24"/>
          <w:szCs w:val="24"/>
        </w:rPr>
        <w:t>How can radiogenic isotopes be used to determine the absolute ages of ancient volcanic rocks? What are the limitations of using radiogenic isotopes for dating?</w:t>
      </w:r>
      <w:r w:rsidRPr="00266E7F">
        <w:rPr>
          <w:rFonts w:ascii="Arial" w:hAnsi="Arial" w:cs="Arial"/>
          <w:sz w:val="24"/>
          <w:szCs w:val="24"/>
        </w:rPr>
        <w:tab/>
        <w:t>Use sketches and examples of radiogenic isotope systems to illustrate your answers as appropriate</w:t>
      </w:r>
      <w:r w:rsidRPr="00266E7F">
        <w:rPr>
          <w:rFonts w:ascii="Arial" w:hAnsi="Arial" w:cs="Arial"/>
          <w:sz w:val="24"/>
          <w:szCs w:val="24"/>
        </w:rPr>
        <w:tab/>
      </w:r>
      <w:r w:rsidRPr="00266E7F">
        <w:rPr>
          <w:rFonts w:ascii="Arial" w:hAnsi="Arial" w:cs="Arial"/>
          <w:sz w:val="24"/>
          <w:szCs w:val="24"/>
        </w:rPr>
        <w:tab/>
      </w:r>
      <w:del w:id="6" w:author="David Neave" w:date="2023-11-21T15:35:00Z">
        <w:r w:rsidRPr="00266E7F" w:rsidDel="00654F4F">
          <w:rPr>
            <w:rFonts w:ascii="Arial" w:hAnsi="Arial" w:cs="Arial"/>
            <w:sz w:val="24"/>
            <w:szCs w:val="24"/>
          </w:rPr>
          <w:tab/>
        </w:r>
      </w:del>
      <w:r w:rsidRPr="00266E7F">
        <w:rPr>
          <w:rFonts w:ascii="Arial" w:hAnsi="Arial" w:cs="Arial"/>
          <w:sz w:val="24"/>
          <w:szCs w:val="24"/>
        </w:rPr>
        <w:tab/>
        <w:t>[15%]</w:t>
      </w:r>
    </w:p>
    <w:p w14:paraId="26EC8498" w14:textId="77777777" w:rsidR="00266E7F" w:rsidRPr="00266E7F" w:rsidRDefault="00266E7F" w:rsidP="00266E7F">
      <w:pPr>
        <w:pStyle w:val="ListParagraph"/>
        <w:ind w:left="360"/>
        <w:rPr>
          <w:rFonts w:ascii="Arial" w:hAnsi="Arial" w:cs="Arial"/>
          <w:color w:val="C00000"/>
          <w:sz w:val="24"/>
          <w:szCs w:val="24"/>
        </w:rPr>
      </w:pPr>
      <w:r w:rsidRPr="00266E7F">
        <w:rPr>
          <w:rFonts w:ascii="Arial" w:hAnsi="Arial" w:cs="Arial"/>
          <w:color w:val="C00000"/>
          <w:sz w:val="24"/>
          <w:szCs w:val="24"/>
        </w:rPr>
        <w:lastRenderedPageBreak/>
        <w:t>Absolute ages of ancient rocks from isochron dating in which ratios of parent to stable isotopes are plotted against ratios of daughter to stable isotopes such that samples with different amounts of the parent isotope evolve over time to produce more of the daughter isotopes. The different ratios of parent to stable isotopes result from partitioning differences during the formation of the rock, with different mineral hosting different proportions of the parent and daughter/stable isotopes. Assuming that the samples were in isotopic equilibrium at the time of formation and the system has remained closed (no resetting or weathering), the slope of a line fitted to the isotopic composition of the samples is related to their age via the decay constant for the system; the intercept gives the initial daughter to stable isotope ratio. This line itself is called an isochron and gets progressively steeper as time passes. As well as showing a sketch of an isochron diagram, students may refer to key systems that have been discussed in detail such as Rb-Sr or Sm-Nd.</w:t>
      </w:r>
    </w:p>
    <w:p w14:paraId="5AA776A3" w14:textId="77777777" w:rsidR="00266E7F" w:rsidRPr="00266E7F" w:rsidRDefault="00266E7F" w:rsidP="00266E7F">
      <w:pPr>
        <w:pStyle w:val="ListParagraph"/>
        <w:ind w:left="360"/>
        <w:rPr>
          <w:rFonts w:ascii="Arial" w:hAnsi="Arial" w:cs="Arial"/>
          <w:color w:val="C00000"/>
          <w:sz w:val="24"/>
          <w:szCs w:val="24"/>
        </w:rPr>
      </w:pPr>
      <w:r w:rsidRPr="00266E7F">
        <w:rPr>
          <w:rFonts w:ascii="Arial" w:hAnsi="Arial" w:cs="Arial"/>
          <w:noProof/>
          <w:sz w:val="24"/>
          <w:szCs w:val="24"/>
          <w:lang w:eastAsia="en-GB"/>
        </w:rPr>
        <w:drawing>
          <wp:inline distT="0" distB="0" distL="0" distR="0" wp14:anchorId="5C3CAA92" wp14:editId="1E687922">
            <wp:extent cx="4429125" cy="4476750"/>
            <wp:effectExtent l="0" t="0" r="9525" b="0"/>
            <wp:docPr id="1105067533" name="Picture 2" descr="A purple line with dots and a point in th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7533" name="Picture 2" descr="A purple line with dots and a point in the center&#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9125" cy="4476750"/>
                    </a:xfrm>
                    <a:prstGeom prst="rect">
                      <a:avLst/>
                    </a:prstGeom>
                    <a:noFill/>
                    <a:ln>
                      <a:noFill/>
                    </a:ln>
                  </pic:spPr>
                </pic:pic>
              </a:graphicData>
            </a:graphic>
          </wp:inline>
        </w:drawing>
      </w:r>
    </w:p>
    <w:p w14:paraId="0182A9CE" w14:textId="77777777" w:rsidR="003E364A" w:rsidRDefault="003E364A" w:rsidP="00B374B8">
      <w:pPr>
        <w:autoSpaceDE w:val="0"/>
        <w:autoSpaceDN w:val="0"/>
        <w:rPr>
          <w:rFonts w:ascii="Arial" w:hAnsi="Arial" w:cs="Arial"/>
          <w:color w:val="000000"/>
        </w:rPr>
      </w:pPr>
    </w:p>
    <w:p w14:paraId="5A66EC28" w14:textId="77777777" w:rsidR="00266E7F" w:rsidRDefault="00266E7F" w:rsidP="00B374B8">
      <w:pPr>
        <w:autoSpaceDE w:val="0"/>
        <w:autoSpaceDN w:val="0"/>
        <w:rPr>
          <w:rFonts w:ascii="Arial" w:hAnsi="Arial" w:cs="Arial"/>
          <w:color w:val="000000"/>
        </w:rPr>
      </w:pPr>
    </w:p>
    <w:p w14:paraId="40864EC7" w14:textId="0EE3AAFD" w:rsidR="00266E7F" w:rsidRDefault="006246DB" w:rsidP="00B374B8">
      <w:pPr>
        <w:autoSpaceDE w:val="0"/>
        <w:autoSpaceDN w:val="0"/>
        <w:rPr>
          <w:rFonts w:ascii="Arial" w:hAnsi="Arial" w:cs="Arial"/>
          <w:color w:val="000000"/>
        </w:rPr>
      </w:pPr>
      <w:r>
        <w:rPr>
          <w:rFonts w:ascii="Arial" w:hAnsi="Arial" w:cs="Arial"/>
          <w:color w:val="000000"/>
        </w:rPr>
        <w:t>Question 2</w:t>
      </w:r>
    </w:p>
    <w:p w14:paraId="31CFF413" w14:textId="321DAE28" w:rsidR="00664B61" w:rsidRDefault="00664B61" w:rsidP="00664B61">
      <w:pPr>
        <w:autoSpaceDE w:val="0"/>
        <w:autoSpaceDN w:val="0"/>
        <w:ind w:left="360" w:hanging="360"/>
        <w:rPr>
          <w:rFonts w:ascii="Arial" w:hAnsi="Arial" w:cs="Arial"/>
          <w:color w:val="000000" w:themeColor="text1"/>
        </w:rPr>
      </w:pPr>
      <w:r>
        <w:rPr>
          <w:rFonts w:ascii="Arial" w:hAnsi="Arial" w:cs="Arial"/>
          <w:color w:val="000000" w:themeColor="text1"/>
        </w:rPr>
        <w:tab/>
      </w:r>
      <w:r w:rsidRPr="57FA3B0B">
        <w:rPr>
          <w:rFonts w:ascii="Arial" w:hAnsi="Arial" w:cs="Arial"/>
          <w:color w:val="000000" w:themeColor="text1"/>
        </w:rPr>
        <w:t>Water flowing from a fault contains 10.0 mmol (millimoles) of sulphuric acid and 50mmol of sulphate ions in solution. The Ka of sulphuric acid is 1x10</w:t>
      </w:r>
      <w:r w:rsidRPr="0037478C">
        <w:rPr>
          <w:rFonts w:ascii="Arial" w:hAnsi="Arial" w:cs="Arial"/>
          <w:color w:val="000000" w:themeColor="text1"/>
          <w:vertAlign w:val="superscript"/>
        </w:rPr>
        <w:t>-3</w:t>
      </w:r>
      <w:r w:rsidRPr="57FA3B0B">
        <w:rPr>
          <w:rFonts w:ascii="Arial" w:hAnsi="Arial" w:cs="Arial"/>
          <w:color w:val="000000" w:themeColor="text1"/>
        </w:rPr>
        <w:t>. Using the Henderson Hasselba</w:t>
      </w:r>
      <w:r>
        <w:rPr>
          <w:rFonts w:ascii="Arial" w:hAnsi="Arial" w:cs="Arial"/>
          <w:color w:val="000000" w:themeColor="text1"/>
        </w:rPr>
        <w:t>l</w:t>
      </w:r>
      <w:r w:rsidRPr="57FA3B0B">
        <w:rPr>
          <w:rFonts w:ascii="Arial" w:hAnsi="Arial" w:cs="Arial"/>
          <w:color w:val="000000" w:themeColor="text1"/>
        </w:rPr>
        <w:t>ch equation:</w:t>
      </w:r>
    </w:p>
    <w:p w14:paraId="11D338C6" w14:textId="77777777" w:rsidR="00664B61" w:rsidRDefault="00664B61" w:rsidP="00664B61">
      <w:pPr>
        <w:autoSpaceDE w:val="0"/>
        <w:autoSpaceDN w:val="0"/>
        <w:rPr>
          <w:rFonts w:ascii="Arial" w:hAnsi="Arial" w:cs="Arial"/>
          <w:color w:val="000000"/>
        </w:rPr>
      </w:pPr>
      <m:oMathPara>
        <m:oMath>
          <m:r>
            <w:rPr>
              <w:rFonts w:ascii="Cambria Math" w:hAnsi="Cambria Math"/>
            </w:rPr>
            <m:t>pH=pKa+</m:t>
          </m:r>
          <m:r>
            <m:rPr>
              <m:sty m:val="p"/>
            </m:rPr>
            <w:rPr>
              <w:rFonts w:ascii="Cambria Math" w:hAnsi="Cambria Math"/>
            </w:rPr>
            <m:t>log</m:t>
          </m:r>
          <m:d>
            <m:dPr>
              <m:ctrlPr>
                <w:rPr>
                  <w:rFonts w:ascii="Cambria Math" w:eastAsiaTheme="minorHAnsi" w:hAnsi="Cambria Math" w:cstheme="minorBidi"/>
                  <w:sz w:val="22"/>
                  <w:szCs w:val="22"/>
                  <w:lang w:eastAsia="en-US"/>
                </w:rPr>
              </m:ctrlPr>
            </m:dPr>
            <m:e>
              <m:f>
                <m:fPr>
                  <m:ctrlPr>
                    <w:rPr>
                      <w:rFonts w:ascii="Cambria Math" w:eastAsiaTheme="minorHAnsi" w:hAnsi="Cambria Math" w:cstheme="minorBidi"/>
                      <w:i/>
                      <w:sz w:val="22"/>
                      <w:szCs w:val="22"/>
                      <w:lang w:eastAsia="en-US"/>
                    </w:rPr>
                  </m:ctrlPr>
                </m:fPr>
                <m:num>
                  <m:sSup>
                    <m:sSupPr>
                      <m:ctrlPr>
                        <w:rPr>
                          <w:rFonts w:ascii="Cambria Math" w:eastAsiaTheme="minorHAnsi" w:hAnsi="Cambria Math" w:cstheme="minorBidi"/>
                          <w:i/>
                          <w:sz w:val="22"/>
                          <w:szCs w:val="22"/>
                          <w:lang w:eastAsia="en-US"/>
                        </w:rPr>
                      </m:ctrlPr>
                    </m:sSupPr>
                    <m:e>
                      <m:r>
                        <w:rPr>
                          <w:rFonts w:ascii="Cambria Math" w:hAnsi="Cambria Math"/>
                        </w:rPr>
                        <m:t>A</m:t>
                      </m:r>
                    </m:e>
                    <m:sup>
                      <m:r>
                        <w:rPr>
                          <w:rFonts w:ascii="Cambria Math" w:hAnsi="Cambria Math"/>
                        </w:rPr>
                        <m:t>-</m:t>
                      </m:r>
                    </m:sup>
                  </m:sSup>
                </m:num>
                <m:den>
                  <m:r>
                    <w:rPr>
                      <w:rFonts w:ascii="Cambria Math" w:hAnsi="Cambria Math"/>
                    </w:rPr>
                    <m:t>HA</m:t>
                  </m:r>
                </m:den>
              </m:f>
            </m:e>
          </m:d>
          <m:r>
            <m:rPr>
              <m:sty m:val="p"/>
            </m:rPr>
            <w:rPr>
              <w:rFonts w:ascii="Cambria Math" w:hAnsi="Cambria Math"/>
            </w:rPr>
            <m:t>⁡</m:t>
          </m:r>
        </m:oMath>
      </m:oMathPara>
    </w:p>
    <w:p w14:paraId="6F35BC6C" w14:textId="77777777" w:rsidR="00664B61" w:rsidRDefault="00664B61" w:rsidP="00664B61">
      <w:pPr>
        <w:autoSpaceDE w:val="0"/>
        <w:autoSpaceDN w:val="0"/>
        <w:rPr>
          <w:rFonts w:ascii="Arial" w:hAnsi="Arial" w:cs="Arial"/>
          <w:color w:val="000000"/>
        </w:rPr>
      </w:pPr>
    </w:p>
    <w:p w14:paraId="0A6F0C48" w14:textId="7990C44A" w:rsidR="00664B61" w:rsidRDefault="00664B61" w:rsidP="00664B61">
      <w:pPr>
        <w:autoSpaceDE w:val="0"/>
        <w:autoSpaceDN w:val="0"/>
        <w:rPr>
          <w:rFonts w:ascii="Arial" w:hAnsi="Arial" w:cs="Arial"/>
          <w:color w:val="000000"/>
        </w:rPr>
      </w:pPr>
      <w:r w:rsidRPr="00546A69">
        <w:rPr>
          <w:rFonts w:ascii="Arial" w:hAnsi="Arial" w:cs="Arial"/>
          <w:color w:val="000000"/>
        </w:rPr>
        <w:t>(a)</w:t>
      </w:r>
      <w:r>
        <w:rPr>
          <w:rFonts w:ascii="Arial" w:hAnsi="Arial" w:cs="Arial"/>
          <w:color w:val="000000"/>
        </w:rPr>
        <w:t xml:space="preserve"> </w:t>
      </w:r>
      <w:r w:rsidRPr="00546A69">
        <w:rPr>
          <w:rFonts w:ascii="Arial" w:hAnsi="Arial" w:cs="Arial"/>
          <w:color w:val="000000"/>
        </w:rPr>
        <w:t>Calculate the pH</w:t>
      </w:r>
      <w:r w:rsidRPr="00546A69">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546A69">
        <w:rPr>
          <w:rFonts w:ascii="Arial" w:hAnsi="Arial" w:cs="Arial"/>
          <w:color w:val="000000"/>
        </w:rPr>
        <w:t>[</w:t>
      </w:r>
      <w:r>
        <w:rPr>
          <w:rFonts w:ascii="Arial" w:hAnsi="Arial" w:cs="Arial"/>
          <w:color w:val="000000"/>
        </w:rPr>
        <w:t>2</w:t>
      </w:r>
      <w:r w:rsidRPr="00546A69">
        <w:rPr>
          <w:rFonts w:ascii="Arial" w:hAnsi="Arial" w:cs="Arial"/>
          <w:color w:val="000000"/>
        </w:rPr>
        <w:t>0 marks]</w:t>
      </w:r>
    </w:p>
    <w:p w14:paraId="6136EE29" w14:textId="77777777" w:rsidR="00664B61" w:rsidRDefault="00664B61" w:rsidP="00664B61">
      <w:pPr>
        <w:autoSpaceDE w:val="0"/>
        <w:autoSpaceDN w:val="0"/>
        <w:rPr>
          <w:rFonts w:ascii="Arial" w:hAnsi="Arial" w:cs="Arial"/>
          <w:color w:val="000000"/>
        </w:rPr>
      </w:pPr>
    </w:p>
    <w:p w14:paraId="135B8A17"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Answer:</w:t>
      </w:r>
    </w:p>
    <w:p w14:paraId="39CD5D1D"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pH = pKa + log (sulphate/ H2SO4)</w:t>
      </w:r>
    </w:p>
    <w:p w14:paraId="1679E353"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pH = -log (1 x 10-3) + log (50 M / 10 M)</w:t>
      </w:r>
    </w:p>
    <w:p w14:paraId="5D12AD0F"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pH = -log (1 x 10-3) + log (5)</w:t>
      </w:r>
    </w:p>
    <w:p w14:paraId="30860459"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pH = 3 + 0.7</w:t>
      </w:r>
    </w:p>
    <w:p w14:paraId="20619364" w14:textId="77777777" w:rsidR="00664B61" w:rsidRPr="00664B61" w:rsidRDefault="00664B61" w:rsidP="00664B61">
      <w:pPr>
        <w:autoSpaceDE w:val="0"/>
        <w:autoSpaceDN w:val="0"/>
        <w:rPr>
          <w:rFonts w:ascii="Arial" w:hAnsi="Arial" w:cs="Arial"/>
          <w:color w:val="FF0000"/>
        </w:rPr>
      </w:pPr>
      <w:r w:rsidRPr="00664B61">
        <w:rPr>
          <w:rFonts w:ascii="Arial" w:hAnsi="Arial" w:cs="Arial"/>
          <w:color w:val="FF0000"/>
        </w:rPr>
        <w:t>pH = 3.7</w:t>
      </w:r>
    </w:p>
    <w:p w14:paraId="5A601AA0" w14:textId="77777777" w:rsidR="00664B61" w:rsidRPr="00664B61" w:rsidRDefault="00664B61" w:rsidP="00664B61">
      <w:pPr>
        <w:autoSpaceDE w:val="0"/>
        <w:autoSpaceDN w:val="0"/>
        <w:rPr>
          <w:rFonts w:ascii="Arial" w:hAnsi="Arial" w:cs="Arial"/>
          <w:color w:val="FF0000"/>
        </w:rPr>
      </w:pPr>
    </w:p>
    <w:p w14:paraId="33EA47EA" w14:textId="77777777" w:rsidR="00664B61" w:rsidRDefault="00664B61" w:rsidP="00664B61">
      <w:pPr>
        <w:autoSpaceDE w:val="0"/>
        <w:autoSpaceDN w:val="0"/>
        <w:rPr>
          <w:rFonts w:ascii="Arial" w:hAnsi="Arial" w:cs="Arial"/>
          <w:color w:val="000000"/>
        </w:rPr>
      </w:pPr>
    </w:p>
    <w:p w14:paraId="3DD5A30A" w14:textId="6E92CB7C" w:rsidR="00664B61" w:rsidRDefault="00664B61" w:rsidP="00664B61">
      <w:pPr>
        <w:autoSpaceDE w:val="0"/>
        <w:autoSpaceDN w:val="0"/>
        <w:rPr>
          <w:rFonts w:ascii="Arial" w:hAnsi="Arial" w:cs="Arial"/>
          <w:color w:val="000000"/>
        </w:rPr>
      </w:pPr>
      <w:r>
        <w:rPr>
          <w:rFonts w:ascii="Arial" w:hAnsi="Arial" w:cs="Arial"/>
          <w:color w:val="000000"/>
        </w:rPr>
        <w:t xml:space="preserve">(b) </w:t>
      </w:r>
      <w:r w:rsidRPr="00546A69">
        <w:rPr>
          <w:rFonts w:ascii="Arial" w:hAnsi="Arial" w:cs="Arial"/>
          <w:color w:val="000000"/>
        </w:rPr>
        <w:t xml:space="preserve">The pE of the water discharging from the fault has been measured at 7.5. Using the pE/PH diagram for the Fe-H-O system provided, predict 1) the oxidation state of iron dissolved in this water and 2) the composition of any solid phases that might precipitate as the water from the fault mixes with surface fluids.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sidR="004853E2">
        <w:rPr>
          <w:rFonts w:ascii="Arial" w:hAnsi="Arial" w:cs="Arial"/>
          <w:color w:val="000000"/>
        </w:rPr>
        <w:t>5</w:t>
      </w:r>
      <w:r w:rsidRPr="00546A69">
        <w:rPr>
          <w:rFonts w:ascii="Arial" w:hAnsi="Arial" w:cs="Arial"/>
          <w:color w:val="000000"/>
        </w:rPr>
        <w:t>%</w:t>
      </w:r>
      <w:r>
        <w:rPr>
          <w:rFonts w:ascii="Arial" w:hAnsi="Arial" w:cs="Arial"/>
          <w:color w:val="000000"/>
        </w:rPr>
        <w:t>]</w:t>
      </w:r>
    </w:p>
    <w:p w14:paraId="47DC97F7" w14:textId="6B27D7B5" w:rsidR="00664B61" w:rsidRDefault="004853E2" w:rsidP="00664B61">
      <w:pPr>
        <w:autoSpaceDE w:val="0"/>
        <w:autoSpaceDN w:val="0"/>
        <w:rPr>
          <w:rFonts w:ascii="Arial" w:hAnsi="Arial" w:cs="Arial"/>
          <w:color w:val="000000"/>
        </w:rPr>
      </w:pPr>
      <w:r>
        <w:rPr>
          <w:rFonts w:ascii="Arial" w:hAnsi="Arial" w:cs="Arial"/>
          <w:color w:val="000000"/>
        </w:rPr>
        <w:t>(c) Would you expect precipitation to be instantaneous? Explain your answer</w:t>
      </w:r>
      <w:r w:rsidR="002A1AA2">
        <w:rPr>
          <w:rFonts w:ascii="Arial" w:hAnsi="Arial" w:cs="Arial"/>
          <w:color w:val="000000"/>
        </w:rPr>
        <w:t xml:space="preserve"> [5%]</w:t>
      </w:r>
    </w:p>
    <w:p w14:paraId="74BEB6B2" w14:textId="77777777" w:rsidR="00664B61" w:rsidRDefault="00664B61" w:rsidP="00664B61">
      <w:pPr>
        <w:autoSpaceDE w:val="0"/>
        <w:autoSpaceDN w:val="0"/>
        <w:rPr>
          <w:rFonts w:ascii="Arial" w:hAnsi="Arial" w:cs="Arial"/>
          <w:color w:val="000000"/>
        </w:rPr>
      </w:pPr>
    </w:p>
    <w:p w14:paraId="5373ADF1" w14:textId="77777777" w:rsidR="00664B61" w:rsidRDefault="00664B61" w:rsidP="00664B61">
      <w:pPr>
        <w:autoSpaceDE w:val="0"/>
        <w:autoSpaceDN w:val="0"/>
        <w:rPr>
          <w:rFonts w:ascii="Arial" w:hAnsi="Arial" w:cs="Arial"/>
          <w:color w:val="000000"/>
        </w:rPr>
      </w:pPr>
      <w:r w:rsidRPr="00AA78A8">
        <w:rPr>
          <w:rFonts w:cstheme="minorHAnsi"/>
          <w:noProof/>
        </w:rPr>
        <w:drawing>
          <wp:inline distT="0" distB="0" distL="0" distR="0" wp14:anchorId="726D1453" wp14:editId="5DB1B70D">
            <wp:extent cx="2130834" cy="2655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2453" cy="2657365"/>
                    </a:xfrm>
                    <a:prstGeom prst="rect">
                      <a:avLst/>
                    </a:prstGeom>
                    <a:noFill/>
                    <a:ln>
                      <a:noFill/>
                    </a:ln>
                  </pic:spPr>
                </pic:pic>
              </a:graphicData>
            </a:graphic>
          </wp:inline>
        </w:drawing>
      </w:r>
    </w:p>
    <w:p w14:paraId="17E4EA51" w14:textId="77777777" w:rsidR="00664B61" w:rsidRDefault="00664B61" w:rsidP="00664B61">
      <w:pPr>
        <w:autoSpaceDE w:val="0"/>
        <w:autoSpaceDN w:val="0"/>
        <w:rPr>
          <w:rFonts w:ascii="Arial" w:hAnsi="Arial" w:cs="Arial"/>
          <w:color w:val="000000"/>
        </w:rPr>
      </w:pPr>
    </w:p>
    <w:p w14:paraId="43FDF141" w14:textId="6EBF0634" w:rsidR="00664B61" w:rsidRDefault="004853E2" w:rsidP="00664B61">
      <w:pPr>
        <w:autoSpaceDE w:val="0"/>
        <w:autoSpaceDN w:val="0"/>
        <w:rPr>
          <w:rFonts w:ascii="Arial" w:hAnsi="Arial" w:cs="Arial"/>
          <w:color w:val="FF0000"/>
        </w:rPr>
      </w:pPr>
      <w:r>
        <w:rPr>
          <w:rFonts w:ascii="Arial" w:hAnsi="Arial" w:cs="Arial"/>
          <w:color w:val="FF0000"/>
        </w:rPr>
        <w:t xml:space="preserve">(b) </w:t>
      </w:r>
      <w:r w:rsidR="00664B61" w:rsidRPr="00664B61">
        <w:rPr>
          <w:rFonts w:ascii="Arial" w:hAnsi="Arial" w:cs="Arial"/>
          <w:color w:val="FF0000"/>
        </w:rPr>
        <w:t>Answer:</w:t>
      </w:r>
      <w:r w:rsidR="00664B61" w:rsidRPr="00664B61">
        <w:rPr>
          <w:color w:val="FF0000"/>
        </w:rPr>
        <w:t xml:space="preserve"> </w:t>
      </w:r>
      <w:r w:rsidR="00664B61" w:rsidRPr="00664B61">
        <w:rPr>
          <w:rFonts w:ascii="Arial" w:hAnsi="Arial" w:cs="Arial"/>
          <w:color w:val="FF0000"/>
        </w:rPr>
        <w:t>Fe2+ with Fe(OH)3 precipitate</w:t>
      </w:r>
    </w:p>
    <w:p w14:paraId="1BB2B981" w14:textId="5ED0B1A6" w:rsidR="004853E2" w:rsidRPr="00664B61" w:rsidRDefault="004853E2" w:rsidP="00664B61">
      <w:pPr>
        <w:autoSpaceDE w:val="0"/>
        <w:autoSpaceDN w:val="0"/>
        <w:rPr>
          <w:rFonts w:ascii="Arial" w:hAnsi="Arial" w:cs="Arial"/>
          <w:color w:val="FF0000"/>
        </w:rPr>
      </w:pPr>
      <w:r>
        <w:rPr>
          <w:rFonts w:ascii="Arial" w:hAnsi="Arial" w:cs="Arial"/>
          <w:color w:val="FF0000"/>
        </w:rPr>
        <w:t>(c) No – kinetics.</w:t>
      </w:r>
    </w:p>
    <w:p w14:paraId="001D1D90" w14:textId="77777777" w:rsidR="00664B61" w:rsidRDefault="00664B61" w:rsidP="00664B61">
      <w:pPr>
        <w:autoSpaceDE w:val="0"/>
        <w:autoSpaceDN w:val="0"/>
        <w:rPr>
          <w:rFonts w:ascii="Arial" w:hAnsi="Arial" w:cs="Arial"/>
          <w:color w:val="000000"/>
        </w:rPr>
      </w:pPr>
    </w:p>
    <w:p w14:paraId="7803D3B5" w14:textId="0934D691" w:rsidR="00664B61" w:rsidRDefault="006246DB" w:rsidP="00664B61">
      <w:pPr>
        <w:autoSpaceDE w:val="0"/>
        <w:autoSpaceDN w:val="0"/>
        <w:rPr>
          <w:rFonts w:ascii="Arial" w:hAnsi="Arial" w:cs="Arial"/>
          <w:color w:val="000000"/>
        </w:rPr>
      </w:pPr>
      <w:r>
        <w:rPr>
          <w:rFonts w:ascii="Arial" w:hAnsi="Arial" w:cs="Arial"/>
          <w:color w:val="000000"/>
        </w:rPr>
        <w:t>Question 3</w:t>
      </w:r>
    </w:p>
    <w:p w14:paraId="6768CDAC" w14:textId="44477DB9" w:rsidR="00664B61" w:rsidRDefault="00664B61" w:rsidP="00664B61">
      <w:pPr>
        <w:autoSpaceDE w:val="0"/>
        <w:autoSpaceDN w:val="0"/>
        <w:rPr>
          <w:rFonts w:ascii="Arial" w:hAnsi="Arial" w:cs="Arial"/>
          <w:color w:val="000000"/>
        </w:rPr>
      </w:pPr>
      <w:r w:rsidRPr="00546A69">
        <w:rPr>
          <w:rFonts w:ascii="Arial" w:hAnsi="Arial" w:cs="Arial"/>
          <w:color w:val="000000"/>
        </w:rPr>
        <w:t xml:space="preserve">Explain the following and briefly discuss their importance for natural </w:t>
      </w:r>
      <w:r>
        <w:rPr>
          <w:rFonts w:ascii="Arial" w:hAnsi="Arial" w:cs="Arial"/>
          <w:color w:val="000000"/>
        </w:rPr>
        <w:t>surface/</w:t>
      </w:r>
      <w:r w:rsidRPr="00546A69">
        <w:rPr>
          <w:rFonts w:ascii="Arial" w:hAnsi="Arial" w:cs="Arial"/>
          <w:color w:val="000000"/>
        </w:rPr>
        <w:t>subsurface fluids (</w:t>
      </w:r>
      <w:r>
        <w:rPr>
          <w:rFonts w:ascii="Arial" w:hAnsi="Arial" w:cs="Arial"/>
          <w:color w:val="000000"/>
        </w:rPr>
        <w:t>a</w:t>
      </w:r>
      <w:r w:rsidRPr="00546A69">
        <w:rPr>
          <w:rFonts w:ascii="Arial" w:hAnsi="Arial" w:cs="Arial"/>
          <w:color w:val="000000"/>
        </w:rPr>
        <w:t>) pH</w:t>
      </w:r>
      <w:r>
        <w:rPr>
          <w:rFonts w:ascii="Arial" w:hAnsi="Arial" w:cs="Arial"/>
          <w:color w:val="000000"/>
        </w:rPr>
        <w:t xml:space="preserve"> </w:t>
      </w:r>
      <w:r w:rsidRPr="00546A69">
        <w:rPr>
          <w:rFonts w:ascii="Arial" w:hAnsi="Arial" w:cs="Arial"/>
          <w:color w:val="000000"/>
        </w:rPr>
        <w:t>(</w:t>
      </w:r>
      <w:r>
        <w:rPr>
          <w:rFonts w:ascii="Arial" w:hAnsi="Arial" w:cs="Arial"/>
          <w:color w:val="000000"/>
        </w:rPr>
        <w:t>b</w:t>
      </w:r>
      <w:r w:rsidRPr="00546A69">
        <w:rPr>
          <w:rFonts w:ascii="Arial" w:hAnsi="Arial" w:cs="Arial"/>
          <w:color w:val="000000"/>
        </w:rPr>
        <w:t xml:space="preserve">) </w:t>
      </w:r>
      <w:r>
        <w:rPr>
          <w:rFonts w:ascii="Arial" w:hAnsi="Arial" w:cs="Arial"/>
          <w:color w:val="000000"/>
        </w:rPr>
        <w:t>alkalinity</w:t>
      </w:r>
      <w:r w:rsidRPr="00546A69">
        <w:rPr>
          <w:rFonts w:ascii="Arial" w:hAnsi="Arial" w:cs="Arial"/>
          <w:color w:val="000000"/>
        </w:rPr>
        <w:t>; (</w:t>
      </w:r>
      <w:r>
        <w:rPr>
          <w:rFonts w:ascii="Arial" w:hAnsi="Arial" w:cs="Arial"/>
          <w:color w:val="000000"/>
        </w:rPr>
        <w:t>c</w:t>
      </w:r>
      <w:r w:rsidRPr="00546A69">
        <w:rPr>
          <w:rFonts w:ascii="Arial" w:hAnsi="Arial" w:cs="Arial"/>
          <w:color w:val="000000"/>
        </w:rPr>
        <w:t xml:space="preserve">) </w:t>
      </w:r>
      <w:r>
        <w:rPr>
          <w:rFonts w:ascii="Arial" w:hAnsi="Arial" w:cs="Arial"/>
          <w:color w:val="000000"/>
        </w:rPr>
        <w:t>Ion activity product and solubility product</w:t>
      </w:r>
      <w:r w:rsidRPr="00546A69">
        <w:rPr>
          <w:rFonts w:ascii="Arial" w:hAnsi="Arial" w:cs="Arial"/>
          <w:color w:val="000000"/>
        </w:rPr>
        <w:t xml:space="preserve"> and (</w:t>
      </w:r>
      <w:r>
        <w:rPr>
          <w:rFonts w:ascii="Arial" w:hAnsi="Arial" w:cs="Arial"/>
          <w:color w:val="000000"/>
        </w:rPr>
        <w:t>d</w:t>
      </w:r>
      <w:r w:rsidRPr="00546A69">
        <w:rPr>
          <w:rFonts w:ascii="Arial" w:hAnsi="Arial" w:cs="Arial"/>
          <w:color w:val="000000"/>
        </w:rPr>
        <w:t>) pE.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[20 marks]</w:t>
      </w:r>
    </w:p>
    <w:p w14:paraId="3AA71E7E" w14:textId="77777777" w:rsidR="00664B61" w:rsidRDefault="00664B61" w:rsidP="00664B61">
      <w:pPr>
        <w:autoSpaceDE w:val="0"/>
        <w:autoSpaceDN w:val="0"/>
        <w:rPr>
          <w:rFonts w:ascii="Arial" w:hAnsi="Arial" w:cs="Arial"/>
          <w:color w:val="000000"/>
        </w:rPr>
      </w:pPr>
    </w:p>
    <w:p w14:paraId="3849ADE7" w14:textId="77777777" w:rsidR="00664B61" w:rsidRPr="00664B61" w:rsidRDefault="00664B61" w:rsidP="00664B61">
      <w:pPr>
        <w:autoSpaceDE w:val="0"/>
        <w:autoSpaceDN w:val="0"/>
        <w:rPr>
          <w:color w:val="FF0000"/>
        </w:rPr>
      </w:pPr>
      <w:r w:rsidRPr="00664B61">
        <w:rPr>
          <w:rFonts w:ascii="Arial" w:hAnsi="Arial" w:cs="Arial"/>
          <w:b/>
          <w:bCs/>
          <w:i/>
          <w:iCs/>
          <w:color w:val="FF0000"/>
        </w:rPr>
        <w:t>Answer</w:t>
      </w:r>
      <w:r w:rsidRPr="00664B61">
        <w:rPr>
          <w:rFonts w:ascii="Arial" w:hAnsi="Arial" w:cs="Arial"/>
          <w:color w:val="FF0000"/>
        </w:rPr>
        <w:t>:</w:t>
      </w:r>
      <w:r w:rsidRPr="00664B61">
        <w:rPr>
          <w:color w:val="FF0000"/>
        </w:rPr>
        <w:t xml:space="preserve"> </w:t>
      </w:r>
    </w:p>
    <w:p w14:paraId="7DA1407E" w14:textId="77777777" w:rsidR="00664B61" w:rsidRPr="00664B61" w:rsidRDefault="00664B61" w:rsidP="00664B61">
      <w:pPr>
        <w:autoSpaceDE w:val="0"/>
        <w:autoSpaceDN w:val="0"/>
        <w:rPr>
          <w:rFonts w:ascii="Arial" w:hAnsi="Arial" w:cs="Arial"/>
          <w:i/>
          <w:iCs/>
          <w:color w:val="FF0000"/>
        </w:rPr>
      </w:pPr>
      <w:r w:rsidRPr="00664B61">
        <w:rPr>
          <w:rFonts w:ascii="Arial" w:hAnsi="Arial" w:cs="Arial"/>
          <w:i/>
          <w:iCs/>
          <w:color w:val="FF0000"/>
        </w:rPr>
        <w:t xml:space="preserve">pH = -log(H+). So low pH is high H+ is acidic therefore promotes mineral dissolution. </w:t>
      </w:r>
    </w:p>
    <w:p w14:paraId="2E343037" w14:textId="77777777" w:rsidR="00664B61" w:rsidRPr="00664B61" w:rsidRDefault="00664B61" w:rsidP="00664B61">
      <w:pPr>
        <w:autoSpaceDE w:val="0"/>
        <w:autoSpaceDN w:val="0"/>
        <w:rPr>
          <w:rFonts w:ascii="Arial" w:hAnsi="Arial" w:cs="Arial"/>
          <w:i/>
          <w:iCs/>
          <w:color w:val="FF0000"/>
        </w:rPr>
      </w:pPr>
    </w:p>
    <w:p w14:paraId="232A6CFF" w14:textId="77777777" w:rsidR="00664B61" w:rsidRPr="00664B61" w:rsidRDefault="00664B61" w:rsidP="00664B61">
      <w:pPr>
        <w:autoSpaceDE w:val="0"/>
        <w:autoSpaceDN w:val="0"/>
        <w:rPr>
          <w:rFonts w:ascii="Arial" w:hAnsi="Arial" w:cs="Arial"/>
          <w:i/>
          <w:iCs/>
          <w:color w:val="FF0000"/>
        </w:rPr>
      </w:pPr>
      <w:r w:rsidRPr="00664B61">
        <w:rPr>
          <w:rFonts w:ascii="Arial" w:hAnsi="Arial" w:cs="Arial"/>
          <w:i/>
          <w:iCs/>
          <w:color w:val="FF0000"/>
        </w:rPr>
        <w:t xml:space="preserve">Alkalinity is ability to accept protons therefore capacity to neutralise or buffer a solution therefore important in many natural systems e.g ocean pH. </w:t>
      </w:r>
    </w:p>
    <w:p w14:paraId="2DA44343" w14:textId="77777777" w:rsidR="00664B61" w:rsidRPr="00664B61" w:rsidRDefault="00664B61" w:rsidP="00664B61">
      <w:pPr>
        <w:autoSpaceDE w:val="0"/>
        <w:autoSpaceDN w:val="0"/>
        <w:rPr>
          <w:rFonts w:ascii="Arial" w:hAnsi="Arial" w:cs="Arial"/>
          <w:i/>
          <w:iCs/>
          <w:color w:val="FF0000"/>
        </w:rPr>
      </w:pPr>
    </w:p>
    <w:p w14:paraId="11B525E7" w14:textId="77777777" w:rsidR="00664B61" w:rsidRPr="00664B61" w:rsidRDefault="00664B61" w:rsidP="00664B61">
      <w:pPr>
        <w:autoSpaceDE w:val="0"/>
        <w:autoSpaceDN w:val="0"/>
        <w:rPr>
          <w:rFonts w:ascii="Arial" w:hAnsi="Arial" w:cs="Arial"/>
          <w:i/>
          <w:iCs/>
          <w:color w:val="FF0000"/>
        </w:rPr>
      </w:pPr>
      <w:r w:rsidRPr="00664B61">
        <w:rPr>
          <w:rFonts w:ascii="Arial" w:hAnsi="Arial" w:cs="Arial"/>
          <w:i/>
          <w:iCs/>
          <w:color w:val="FF0000"/>
        </w:rPr>
        <w:lastRenderedPageBreak/>
        <w:t xml:space="preserve">IAP &gt; or &lt; Ksp determines if a solution os super or undersaturated with respect to specific ions. </w:t>
      </w:r>
    </w:p>
    <w:p w14:paraId="6D7BCA1C" w14:textId="77777777" w:rsidR="00664B61" w:rsidRPr="00664B61" w:rsidRDefault="00664B61" w:rsidP="00664B61">
      <w:pPr>
        <w:autoSpaceDE w:val="0"/>
        <w:autoSpaceDN w:val="0"/>
        <w:rPr>
          <w:rFonts w:ascii="Arial" w:hAnsi="Arial" w:cs="Arial"/>
          <w:i/>
          <w:iCs/>
          <w:color w:val="FF0000"/>
        </w:rPr>
      </w:pPr>
    </w:p>
    <w:p w14:paraId="4105810B" w14:textId="77777777" w:rsidR="00664B61" w:rsidRPr="00664B61" w:rsidRDefault="00664B61" w:rsidP="00664B61">
      <w:pPr>
        <w:autoSpaceDE w:val="0"/>
        <w:autoSpaceDN w:val="0"/>
        <w:rPr>
          <w:rFonts w:ascii="Arial" w:hAnsi="Arial" w:cs="Arial"/>
          <w:i/>
          <w:iCs/>
          <w:color w:val="FF0000"/>
        </w:rPr>
      </w:pPr>
      <w:r w:rsidRPr="00664B61">
        <w:rPr>
          <w:rFonts w:ascii="Arial" w:hAnsi="Arial" w:cs="Arial"/>
          <w:i/>
          <w:iCs/>
          <w:color w:val="FF0000"/>
        </w:rPr>
        <w:t>pE is analogous to pH ie -log(e-).  ‘Explaining the importance’ in this section is quite open to interpretation – anything relevant will get credit.</w:t>
      </w:r>
    </w:p>
    <w:p w14:paraId="0B3459FE" w14:textId="77777777" w:rsidR="00664B61" w:rsidRPr="00664B61" w:rsidRDefault="00664B61" w:rsidP="00664B61">
      <w:pPr>
        <w:rPr>
          <w:color w:val="FF0000"/>
        </w:rPr>
      </w:pPr>
    </w:p>
    <w:p w14:paraId="39B6256C" w14:textId="77777777" w:rsidR="00266E7F" w:rsidRDefault="00266E7F" w:rsidP="00B374B8">
      <w:pPr>
        <w:autoSpaceDE w:val="0"/>
        <w:autoSpaceDN w:val="0"/>
        <w:rPr>
          <w:rFonts w:ascii="Arial" w:hAnsi="Arial" w:cs="Arial"/>
          <w:color w:val="000000"/>
        </w:rPr>
      </w:pPr>
    </w:p>
    <w:p w14:paraId="4270046E" w14:textId="77777777" w:rsidR="00266E7F" w:rsidRDefault="00266E7F" w:rsidP="00B374B8">
      <w:pPr>
        <w:autoSpaceDE w:val="0"/>
        <w:autoSpaceDN w:val="0"/>
        <w:rPr>
          <w:rFonts w:ascii="Arial" w:hAnsi="Arial" w:cs="Arial"/>
          <w:color w:val="000000"/>
        </w:rPr>
      </w:pPr>
    </w:p>
    <w:p w14:paraId="193CA802" w14:textId="77777777" w:rsidR="00266E7F" w:rsidRPr="00266E7F" w:rsidRDefault="00266E7F" w:rsidP="00B374B8">
      <w:pPr>
        <w:autoSpaceDE w:val="0"/>
        <w:autoSpaceDN w:val="0"/>
        <w:rPr>
          <w:rFonts w:ascii="Arial" w:hAnsi="Arial" w:cs="Arial"/>
          <w:color w:val="000000"/>
        </w:rPr>
      </w:pPr>
    </w:p>
    <w:p w14:paraId="7F7DFF40" w14:textId="3CA52C4E" w:rsidR="00B36B22" w:rsidRPr="00266E7F" w:rsidRDefault="000F0856" w:rsidP="00B374B8">
      <w:pPr>
        <w:autoSpaceDE w:val="0"/>
        <w:autoSpaceDN w:val="0"/>
        <w:jc w:val="center"/>
        <w:rPr>
          <w:rFonts w:ascii="Arial" w:hAnsi="Arial" w:cs="Arial"/>
          <w:color w:val="000000"/>
        </w:rPr>
      </w:pPr>
      <w:r w:rsidRPr="00266E7F">
        <w:rPr>
          <w:rFonts w:ascii="Arial" w:hAnsi="Arial" w:cs="Arial"/>
          <w:color w:val="000000" w:themeColor="text1"/>
        </w:rPr>
        <w:t>END OF EXAMINATION</w:t>
      </w:r>
      <w:r w:rsidR="0067781F" w:rsidRPr="00266E7F">
        <w:rPr>
          <w:rFonts w:ascii="Arial" w:hAnsi="Arial" w:cs="Arial"/>
          <w:color w:val="000000" w:themeColor="text1"/>
        </w:rPr>
        <w:t xml:space="preserve"> PAPER</w:t>
      </w:r>
    </w:p>
    <w:p w14:paraId="7FED0393" w14:textId="70EC29D8" w:rsidR="62D3E41C" w:rsidRPr="00266E7F" w:rsidRDefault="62D3E41C" w:rsidP="00B374B8">
      <w:pPr>
        <w:jc w:val="center"/>
        <w:rPr>
          <w:rFonts w:ascii="Arial" w:hAnsi="Arial" w:cs="Arial"/>
          <w:color w:val="000000" w:themeColor="text1"/>
        </w:rPr>
      </w:pPr>
    </w:p>
    <w:p w14:paraId="65E0266C" w14:textId="77777777" w:rsidR="00144D22" w:rsidRPr="00266E7F" w:rsidRDefault="00144D22" w:rsidP="00B374B8">
      <w:pPr>
        <w:rPr>
          <w:rFonts w:ascii="Arial" w:eastAsia="Arial" w:hAnsi="Arial" w:cs="Arial"/>
        </w:rPr>
        <w:sectPr w:rsidR="00144D22" w:rsidRPr="00266E7F">
          <w:headerReference w:type="default" r:id="rId14"/>
          <w:footerReference w:type="default" r:id="rId15"/>
          <w:pgSz w:w="11906" w:h="16838"/>
          <w:pgMar w:top="1440" w:right="1800" w:bottom="1440" w:left="1800" w:header="708" w:footer="708" w:gutter="0"/>
          <w:cols w:space="708"/>
          <w:docGrid w:linePitch="360"/>
        </w:sectPr>
      </w:pPr>
    </w:p>
    <w:p w14:paraId="3CDA852D" w14:textId="5BAEB2D2" w:rsidR="62D3E41C" w:rsidRPr="00266E7F" w:rsidRDefault="62D3E41C" w:rsidP="00B374B8">
      <w:pPr>
        <w:rPr>
          <w:rFonts w:ascii="Arial" w:eastAsia="Arial" w:hAnsi="Arial" w:cs="Arial"/>
        </w:rPr>
      </w:pPr>
    </w:p>
    <w:p w14:paraId="19D286AC" w14:textId="07134F3B" w:rsidR="62D3E41C" w:rsidRPr="00266E7F" w:rsidRDefault="62D3E41C" w:rsidP="00B374B8">
      <w:pPr>
        <w:rPr>
          <w:rFonts w:ascii="Arial" w:eastAsia="Arial" w:hAnsi="Arial" w:cs="Arial"/>
          <w:b/>
          <w:bCs/>
        </w:rPr>
      </w:pPr>
      <w:r w:rsidRPr="00266E7F">
        <w:rPr>
          <w:rFonts w:ascii="Arial" w:eastAsia="Arial" w:hAnsi="Arial" w:cs="Arial"/>
          <w:b/>
          <w:bCs/>
        </w:rPr>
        <w:t>Document tracking sign off table</w:t>
      </w:r>
    </w:p>
    <w:p w14:paraId="346EE04E" w14:textId="3F1F01A9" w:rsidR="62D3E41C" w:rsidRPr="00266E7F" w:rsidRDefault="62D3E41C" w:rsidP="00B374B8">
      <w:pPr>
        <w:rPr>
          <w:rFonts w:ascii="Arial" w:eastAsia="Arial" w:hAnsi="Arial" w:cs="Arial"/>
          <w:b/>
          <w:bCs/>
        </w:rPr>
      </w:pPr>
    </w:p>
    <w:p w14:paraId="5A347C18" w14:textId="3B53B747" w:rsidR="62D3E41C" w:rsidRPr="00266E7F" w:rsidRDefault="62D3E41C" w:rsidP="00B374B8">
      <w:pPr>
        <w:rPr>
          <w:rFonts w:ascii="Arial" w:eastAsia="Arial" w:hAnsi="Arial" w:cs="Arial"/>
          <w:b/>
          <w:bCs/>
        </w:rPr>
      </w:pPr>
      <w:r w:rsidRPr="00266E7F">
        <w:rPr>
          <w:rFonts w:ascii="Arial" w:eastAsia="Arial" w:hAnsi="Arial" w:cs="Arial"/>
        </w:rPr>
        <w:t>Please fill out form at each stage of process so the process can be tracked</w:t>
      </w:r>
    </w:p>
    <w:p w14:paraId="3389F302" w14:textId="5317763F" w:rsidR="62D3E41C" w:rsidRPr="00266E7F" w:rsidRDefault="62D3E41C" w:rsidP="00B374B8">
      <w:pPr>
        <w:rPr>
          <w:rFonts w:ascii="Arial" w:hAnsi="Arial" w:cs="Arial"/>
        </w:rPr>
      </w:pPr>
    </w:p>
    <w:tbl>
      <w:tblPr>
        <w:tblStyle w:val="TableGrid"/>
        <w:tblW w:w="0" w:type="auto"/>
        <w:tblLayout w:type="fixed"/>
        <w:tblLook w:val="06A0" w:firstRow="1" w:lastRow="0" w:firstColumn="1" w:lastColumn="0" w:noHBand="1" w:noVBand="1"/>
      </w:tblPr>
      <w:tblGrid>
        <w:gridCol w:w="1785"/>
        <w:gridCol w:w="883"/>
        <w:gridCol w:w="2370"/>
        <w:gridCol w:w="2256"/>
        <w:gridCol w:w="1001"/>
      </w:tblGrid>
      <w:tr w:rsidR="62D3E41C" w:rsidRPr="00266E7F" w14:paraId="178684D4" w14:textId="77777777" w:rsidTr="1F88A13C">
        <w:tc>
          <w:tcPr>
            <w:tcW w:w="1785" w:type="dxa"/>
          </w:tcPr>
          <w:p w14:paraId="3A4FAFDB" w14:textId="103B4B3A" w:rsidR="62D3E41C" w:rsidRPr="00266E7F" w:rsidRDefault="62D3E41C" w:rsidP="00B374B8">
            <w:pPr>
              <w:rPr>
                <w:rFonts w:ascii="Arial" w:hAnsi="Arial" w:cs="Arial"/>
                <w:color w:val="000000" w:themeColor="text1"/>
              </w:rPr>
            </w:pPr>
            <w:r w:rsidRPr="00266E7F">
              <w:rPr>
                <w:rFonts w:ascii="Arial" w:hAnsi="Arial" w:cs="Arial"/>
                <w:color w:val="000000" w:themeColor="text1"/>
              </w:rPr>
              <w:t>Stage</w:t>
            </w:r>
          </w:p>
        </w:tc>
        <w:tc>
          <w:tcPr>
            <w:tcW w:w="883" w:type="dxa"/>
          </w:tcPr>
          <w:p w14:paraId="20FBFDAA" w14:textId="5D5BE056" w:rsidR="62D3E41C" w:rsidRPr="00266E7F" w:rsidRDefault="62D3E41C" w:rsidP="00B374B8">
            <w:pPr>
              <w:rPr>
                <w:rFonts w:ascii="Arial" w:hAnsi="Arial" w:cs="Arial"/>
                <w:color w:val="000000" w:themeColor="text1"/>
              </w:rPr>
            </w:pPr>
            <w:r w:rsidRPr="00266E7F">
              <w:rPr>
                <w:rFonts w:ascii="Arial" w:hAnsi="Arial" w:cs="Arial"/>
                <w:color w:val="000000" w:themeColor="text1"/>
              </w:rPr>
              <w:t>Role</w:t>
            </w:r>
          </w:p>
        </w:tc>
        <w:tc>
          <w:tcPr>
            <w:tcW w:w="2370" w:type="dxa"/>
          </w:tcPr>
          <w:p w14:paraId="6EB18BED" w14:textId="22686968" w:rsidR="62D3E41C" w:rsidRPr="00266E7F" w:rsidRDefault="62D3E41C" w:rsidP="00B374B8">
            <w:pPr>
              <w:rPr>
                <w:rFonts w:ascii="Arial" w:hAnsi="Arial" w:cs="Arial"/>
                <w:color w:val="000000" w:themeColor="text1"/>
              </w:rPr>
            </w:pPr>
            <w:r w:rsidRPr="00266E7F">
              <w:rPr>
                <w:rFonts w:ascii="Arial" w:hAnsi="Arial" w:cs="Arial"/>
                <w:color w:val="000000" w:themeColor="text1"/>
              </w:rPr>
              <w:t>Name</w:t>
            </w:r>
          </w:p>
        </w:tc>
        <w:tc>
          <w:tcPr>
            <w:tcW w:w="2256" w:type="dxa"/>
          </w:tcPr>
          <w:p w14:paraId="70ADA040" w14:textId="5A4B6BBB" w:rsidR="62D3E41C" w:rsidRPr="00266E7F" w:rsidRDefault="62D3E41C" w:rsidP="00B374B8">
            <w:pPr>
              <w:rPr>
                <w:rFonts w:ascii="Arial" w:hAnsi="Arial" w:cs="Arial"/>
                <w:color w:val="000000" w:themeColor="text1"/>
              </w:rPr>
            </w:pPr>
            <w:r w:rsidRPr="00266E7F">
              <w:rPr>
                <w:rFonts w:ascii="Arial" w:hAnsi="Arial" w:cs="Arial"/>
                <w:color w:val="000000" w:themeColor="text1"/>
              </w:rPr>
              <w:t>Signature</w:t>
            </w:r>
          </w:p>
        </w:tc>
        <w:tc>
          <w:tcPr>
            <w:tcW w:w="1001" w:type="dxa"/>
          </w:tcPr>
          <w:p w14:paraId="62632542" w14:textId="5B8353FA" w:rsidR="62D3E41C" w:rsidRPr="00266E7F" w:rsidRDefault="62D3E41C" w:rsidP="00B374B8">
            <w:pPr>
              <w:rPr>
                <w:rFonts w:ascii="Arial" w:hAnsi="Arial" w:cs="Arial"/>
                <w:color w:val="000000" w:themeColor="text1"/>
              </w:rPr>
            </w:pPr>
            <w:r w:rsidRPr="00266E7F">
              <w:rPr>
                <w:rFonts w:ascii="Arial" w:hAnsi="Arial" w:cs="Arial"/>
                <w:color w:val="000000" w:themeColor="text1"/>
              </w:rPr>
              <w:t>Date</w:t>
            </w:r>
          </w:p>
        </w:tc>
      </w:tr>
      <w:tr w:rsidR="62D3E41C" w:rsidRPr="00266E7F" w14:paraId="3E13FBF1" w14:textId="77777777" w:rsidTr="1F88A13C">
        <w:tc>
          <w:tcPr>
            <w:tcW w:w="1785" w:type="dxa"/>
          </w:tcPr>
          <w:p w14:paraId="17059ACA" w14:textId="480AF1BD" w:rsidR="62D3E41C" w:rsidRPr="00266E7F" w:rsidRDefault="62D3E41C" w:rsidP="00B374B8">
            <w:pPr>
              <w:rPr>
                <w:rFonts w:ascii="Arial" w:hAnsi="Arial" w:cs="Arial"/>
                <w:color w:val="000000" w:themeColor="text1"/>
              </w:rPr>
            </w:pPr>
            <w:r w:rsidRPr="00266E7F">
              <w:rPr>
                <w:rFonts w:ascii="Arial" w:hAnsi="Arial" w:cs="Arial"/>
                <w:color w:val="000000" w:themeColor="text1"/>
              </w:rPr>
              <w:t>1. Question setting</w:t>
            </w:r>
          </w:p>
        </w:tc>
        <w:tc>
          <w:tcPr>
            <w:tcW w:w="883" w:type="dxa"/>
          </w:tcPr>
          <w:p w14:paraId="02ADEEA5" w14:textId="4F87CF7D" w:rsidR="62D3E41C" w:rsidRPr="00266E7F" w:rsidRDefault="62D3E41C" w:rsidP="00B374B8">
            <w:pPr>
              <w:spacing w:line="259" w:lineRule="auto"/>
              <w:rPr>
                <w:rFonts w:ascii="Arial" w:hAnsi="Arial" w:cs="Arial"/>
                <w:color w:val="000000" w:themeColor="text1"/>
              </w:rPr>
            </w:pPr>
            <w:r w:rsidRPr="00266E7F">
              <w:rPr>
                <w:rFonts w:ascii="Arial" w:hAnsi="Arial" w:cs="Arial"/>
                <w:color w:val="000000" w:themeColor="text1"/>
              </w:rPr>
              <w:t>UC</w:t>
            </w:r>
          </w:p>
        </w:tc>
        <w:tc>
          <w:tcPr>
            <w:tcW w:w="2370" w:type="dxa"/>
          </w:tcPr>
          <w:p w14:paraId="75022E72" w14:textId="43B995CF" w:rsidR="62D3E41C" w:rsidRPr="00266E7F" w:rsidRDefault="62D3E41C" w:rsidP="00B374B8">
            <w:pPr>
              <w:rPr>
                <w:rFonts w:ascii="Arial" w:hAnsi="Arial" w:cs="Arial"/>
                <w:color w:val="000000" w:themeColor="text1"/>
              </w:rPr>
            </w:pPr>
          </w:p>
        </w:tc>
        <w:tc>
          <w:tcPr>
            <w:tcW w:w="2256" w:type="dxa"/>
          </w:tcPr>
          <w:p w14:paraId="3E1D70FA" w14:textId="600629BD" w:rsidR="62D3E41C" w:rsidRPr="00266E7F" w:rsidRDefault="62D3E41C" w:rsidP="00B374B8">
            <w:pPr>
              <w:rPr>
                <w:rFonts w:ascii="Arial" w:hAnsi="Arial" w:cs="Arial"/>
                <w:color w:val="000000" w:themeColor="text1"/>
              </w:rPr>
            </w:pPr>
          </w:p>
        </w:tc>
        <w:tc>
          <w:tcPr>
            <w:tcW w:w="1001" w:type="dxa"/>
          </w:tcPr>
          <w:p w14:paraId="0D04591E" w14:textId="600629BD" w:rsidR="62D3E41C" w:rsidRPr="00266E7F" w:rsidRDefault="62D3E41C" w:rsidP="00B374B8">
            <w:pPr>
              <w:rPr>
                <w:rFonts w:ascii="Arial" w:hAnsi="Arial" w:cs="Arial"/>
                <w:color w:val="000000" w:themeColor="text1"/>
              </w:rPr>
            </w:pPr>
          </w:p>
        </w:tc>
      </w:tr>
      <w:tr w:rsidR="62D3E41C" w:rsidRPr="00266E7F" w14:paraId="1D33D7F2" w14:textId="77777777" w:rsidTr="1F88A13C">
        <w:tc>
          <w:tcPr>
            <w:tcW w:w="1785" w:type="dxa"/>
          </w:tcPr>
          <w:p w14:paraId="2C4BE41D" w14:textId="32CF3854" w:rsidR="62D3E41C" w:rsidRPr="00266E7F" w:rsidRDefault="62D3E41C" w:rsidP="00B374B8">
            <w:pPr>
              <w:rPr>
                <w:rFonts w:ascii="Arial" w:hAnsi="Arial" w:cs="Arial"/>
                <w:color w:val="000000" w:themeColor="text1"/>
              </w:rPr>
            </w:pPr>
            <w:r w:rsidRPr="00266E7F">
              <w:rPr>
                <w:rFonts w:ascii="Arial" w:hAnsi="Arial" w:cs="Arial"/>
                <w:color w:val="000000" w:themeColor="text1"/>
              </w:rPr>
              <w:t>2. Internal Review</w:t>
            </w:r>
          </w:p>
        </w:tc>
        <w:tc>
          <w:tcPr>
            <w:tcW w:w="883" w:type="dxa"/>
          </w:tcPr>
          <w:p w14:paraId="1B33D59A" w14:textId="77B1833F" w:rsidR="62D3E41C" w:rsidRPr="00266E7F" w:rsidRDefault="62D3E41C" w:rsidP="00B374B8">
            <w:pPr>
              <w:spacing w:line="259" w:lineRule="auto"/>
              <w:rPr>
                <w:rFonts w:ascii="Arial" w:hAnsi="Arial" w:cs="Arial"/>
                <w:color w:val="000000" w:themeColor="text1"/>
              </w:rPr>
            </w:pPr>
            <w:r w:rsidRPr="00266E7F">
              <w:rPr>
                <w:rFonts w:ascii="Arial" w:hAnsi="Arial" w:cs="Arial"/>
                <w:color w:val="000000" w:themeColor="text1"/>
              </w:rPr>
              <w:t>IM</w:t>
            </w:r>
          </w:p>
        </w:tc>
        <w:tc>
          <w:tcPr>
            <w:tcW w:w="2370" w:type="dxa"/>
          </w:tcPr>
          <w:p w14:paraId="5AAB6469" w14:textId="600629BD" w:rsidR="62D3E41C" w:rsidRPr="00266E7F" w:rsidRDefault="62D3E41C" w:rsidP="00B374B8">
            <w:pPr>
              <w:rPr>
                <w:rFonts w:ascii="Arial" w:hAnsi="Arial" w:cs="Arial"/>
                <w:color w:val="000000" w:themeColor="text1"/>
              </w:rPr>
            </w:pPr>
          </w:p>
        </w:tc>
        <w:tc>
          <w:tcPr>
            <w:tcW w:w="2256" w:type="dxa"/>
          </w:tcPr>
          <w:p w14:paraId="63D76C69" w14:textId="600629BD" w:rsidR="62D3E41C" w:rsidRPr="00266E7F" w:rsidRDefault="62D3E41C" w:rsidP="00B374B8">
            <w:pPr>
              <w:rPr>
                <w:rFonts w:ascii="Arial" w:hAnsi="Arial" w:cs="Arial"/>
                <w:color w:val="000000" w:themeColor="text1"/>
              </w:rPr>
            </w:pPr>
          </w:p>
        </w:tc>
        <w:tc>
          <w:tcPr>
            <w:tcW w:w="1001" w:type="dxa"/>
          </w:tcPr>
          <w:p w14:paraId="2F3E452D" w14:textId="600629BD" w:rsidR="62D3E41C" w:rsidRPr="00266E7F" w:rsidRDefault="62D3E41C" w:rsidP="00B374B8">
            <w:pPr>
              <w:rPr>
                <w:rFonts w:ascii="Arial" w:hAnsi="Arial" w:cs="Arial"/>
                <w:color w:val="000000" w:themeColor="text1"/>
              </w:rPr>
            </w:pPr>
          </w:p>
        </w:tc>
      </w:tr>
      <w:tr w:rsidR="62D3E41C" w:rsidRPr="00266E7F" w14:paraId="51006CE4" w14:textId="77777777" w:rsidTr="1F88A13C">
        <w:tc>
          <w:tcPr>
            <w:tcW w:w="1785" w:type="dxa"/>
          </w:tcPr>
          <w:p w14:paraId="136F65B1" w14:textId="48F561D0" w:rsidR="62D3E41C" w:rsidRPr="00266E7F" w:rsidRDefault="62D3E41C" w:rsidP="00B374B8">
            <w:pPr>
              <w:rPr>
                <w:rFonts w:ascii="Arial" w:hAnsi="Arial" w:cs="Arial"/>
                <w:color w:val="000000" w:themeColor="text1"/>
              </w:rPr>
            </w:pPr>
            <w:r w:rsidRPr="00266E7F">
              <w:rPr>
                <w:rFonts w:ascii="Arial" w:hAnsi="Arial" w:cs="Arial"/>
                <w:color w:val="000000" w:themeColor="text1"/>
              </w:rPr>
              <w:t>3. Address Internal review</w:t>
            </w:r>
          </w:p>
        </w:tc>
        <w:tc>
          <w:tcPr>
            <w:tcW w:w="883" w:type="dxa"/>
          </w:tcPr>
          <w:p w14:paraId="70AB5E12" w14:textId="458242C0" w:rsidR="62D3E41C" w:rsidRPr="00266E7F" w:rsidRDefault="62D3E41C" w:rsidP="00B374B8">
            <w:pPr>
              <w:spacing w:line="259" w:lineRule="auto"/>
              <w:rPr>
                <w:rFonts w:ascii="Arial" w:hAnsi="Arial" w:cs="Arial"/>
                <w:color w:val="000000" w:themeColor="text1"/>
              </w:rPr>
            </w:pPr>
            <w:r w:rsidRPr="00266E7F">
              <w:rPr>
                <w:rFonts w:ascii="Arial" w:hAnsi="Arial" w:cs="Arial"/>
                <w:color w:val="000000" w:themeColor="text1"/>
              </w:rPr>
              <w:t>UC</w:t>
            </w:r>
          </w:p>
        </w:tc>
        <w:tc>
          <w:tcPr>
            <w:tcW w:w="2370" w:type="dxa"/>
          </w:tcPr>
          <w:p w14:paraId="4F4FA207" w14:textId="600629BD" w:rsidR="62D3E41C" w:rsidRPr="00266E7F" w:rsidRDefault="62D3E41C" w:rsidP="00B374B8">
            <w:pPr>
              <w:rPr>
                <w:rFonts w:ascii="Arial" w:hAnsi="Arial" w:cs="Arial"/>
                <w:color w:val="000000" w:themeColor="text1"/>
              </w:rPr>
            </w:pPr>
          </w:p>
        </w:tc>
        <w:tc>
          <w:tcPr>
            <w:tcW w:w="2256" w:type="dxa"/>
          </w:tcPr>
          <w:p w14:paraId="05493FCB" w14:textId="600629BD" w:rsidR="62D3E41C" w:rsidRPr="00266E7F" w:rsidRDefault="62D3E41C" w:rsidP="00B374B8">
            <w:pPr>
              <w:rPr>
                <w:rFonts w:ascii="Arial" w:hAnsi="Arial" w:cs="Arial"/>
                <w:color w:val="000000" w:themeColor="text1"/>
              </w:rPr>
            </w:pPr>
          </w:p>
        </w:tc>
        <w:tc>
          <w:tcPr>
            <w:tcW w:w="1001" w:type="dxa"/>
          </w:tcPr>
          <w:p w14:paraId="4C14290C" w14:textId="600629BD" w:rsidR="62D3E41C" w:rsidRPr="00266E7F" w:rsidRDefault="62D3E41C" w:rsidP="00B374B8">
            <w:pPr>
              <w:rPr>
                <w:rFonts w:ascii="Arial" w:hAnsi="Arial" w:cs="Arial"/>
                <w:color w:val="000000" w:themeColor="text1"/>
              </w:rPr>
            </w:pPr>
          </w:p>
        </w:tc>
      </w:tr>
      <w:tr w:rsidR="62D3E41C" w:rsidRPr="00266E7F" w14:paraId="6BDF2545" w14:textId="77777777" w:rsidTr="1F88A13C">
        <w:tc>
          <w:tcPr>
            <w:tcW w:w="1785" w:type="dxa"/>
          </w:tcPr>
          <w:p w14:paraId="5913B81A" w14:textId="3177F04C" w:rsidR="62D3E41C" w:rsidRPr="00266E7F" w:rsidRDefault="62D3E41C" w:rsidP="00B374B8">
            <w:pPr>
              <w:rPr>
                <w:rFonts w:ascii="Arial" w:hAnsi="Arial" w:cs="Arial"/>
                <w:color w:val="000000" w:themeColor="text1"/>
              </w:rPr>
            </w:pPr>
            <w:r w:rsidRPr="00266E7F">
              <w:rPr>
                <w:rFonts w:ascii="Arial" w:hAnsi="Arial" w:cs="Arial"/>
                <w:color w:val="000000" w:themeColor="text1"/>
              </w:rPr>
              <w:t>4. External Examiner review</w:t>
            </w:r>
          </w:p>
        </w:tc>
        <w:tc>
          <w:tcPr>
            <w:tcW w:w="883" w:type="dxa"/>
          </w:tcPr>
          <w:p w14:paraId="77653042" w14:textId="6185DD5C" w:rsidR="62D3E41C" w:rsidRPr="00266E7F" w:rsidRDefault="62D3E41C" w:rsidP="00B374B8">
            <w:pPr>
              <w:spacing w:line="259" w:lineRule="auto"/>
              <w:rPr>
                <w:rFonts w:ascii="Arial" w:hAnsi="Arial" w:cs="Arial"/>
                <w:color w:val="000000" w:themeColor="text1"/>
              </w:rPr>
            </w:pPr>
            <w:r w:rsidRPr="00266E7F">
              <w:rPr>
                <w:rFonts w:ascii="Arial" w:hAnsi="Arial" w:cs="Arial"/>
                <w:color w:val="000000" w:themeColor="text1"/>
              </w:rPr>
              <w:t>EE</w:t>
            </w:r>
          </w:p>
        </w:tc>
        <w:tc>
          <w:tcPr>
            <w:tcW w:w="2370" w:type="dxa"/>
          </w:tcPr>
          <w:p w14:paraId="5E7C06CF" w14:textId="2213CF2C" w:rsidR="62D3E41C" w:rsidRPr="00266E7F" w:rsidRDefault="62D3E41C" w:rsidP="00B374B8">
            <w:pPr>
              <w:rPr>
                <w:rFonts w:ascii="Arial" w:hAnsi="Arial" w:cs="Arial"/>
                <w:color w:val="000000" w:themeColor="text1"/>
              </w:rPr>
            </w:pPr>
          </w:p>
        </w:tc>
        <w:tc>
          <w:tcPr>
            <w:tcW w:w="2256" w:type="dxa"/>
          </w:tcPr>
          <w:p w14:paraId="555F3AB9" w14:textId="71A36E1E" w:rsidR="62D3E41C" w:rsidRPr="00266E7F" w:rsidRDefault="62D3E41C" w:rsidP="00B374B8">
            <w:pPr>
              <w:rPr>
                <w:rFonts w:ascii="Arial" w:hAnsi="Arial" w:cs="Arial"/>
                <w:color w:val="000000" w:themeColor="text1"/>
              </w:rPr>
            </w:pPr>
          </w:p>
        </w:tc>
        <w:tc>
          <w:tcPr>
            <w:tcW w:w="1001" w:type="dxa"/>
          </w:tcPr>
          <w:p w14:paraId="5D123AD0" w14:textId="6E8344EE" w:rsidR="62D3E41C" w:rsidRPr="00266E7F" w:rsidRDefault="62D3E41C" w:rsidP="00B374B8">
            <w:pPr>
              <w:rPr>
                <w:rFonts w:ascii="Arial" w:hAnsi="Arial" w:cs="Arial"/>
                <w:color w:val="000000" w:themeColor="text1"/>
              </w:rPr>
            </w:pPr>
          </w:p>
        </w:tc>
      </w:tr>
      <w:tr w:rsidR="62D3E41C" w:rsidRPr="00266E7F" w14:paraId="0ADD10A5" w14:textId="77777777" w:rsidTr="1F88A13C">
        <w:tc>
          <w:tcPr>
            <w:tcW w:w="1785" w:type="dxa"/>
          </w:tcPr>
          <w:p w14:paraId="3B3FF7C6" w14:textId="50B0B8B4" w:rsidR="62D3E41C" w:rsidRPr="00266E7F" w:rsidRDefault="62D3E41C" w:rsidP="00B374B8">
            <w:pPr>
              <w:rPr>
                <w:rFonts w:ascii="Arial" w:hAnsi="Arial" w:cs="Arial"/>
                <w:color w:val="000000" w:themeColor="text1"/>
              </w:rPr>
            </w:pPr>
            <w:r w:rsidRPr="00266E7F">
              <w:rPr>
                <w:rFonts w:ascii="Arial" w:hAnsi="Arial" w:cs="Arial"/>
                <w:color w:val="000000" w:themeColor="text1"/>
              </w:rPr>
              <w:t>5. Address external review</w:t>
            </w:r>
          </w:p>
        </w:tc>
        <w:tc>
          <w:tcPr>
            <w:tcW w:w="883" w:type="dxa"/>
          </w:tcPr>
          <w:p w14:paraId="6AF207E5" w14:textId="4BC00144" w:rsidR="62D3E41C" w:rsidRPr="00266E7F" w:rsidRDefault="62D3E41C" w:rsidP="00B374B8">
            <w:pPr>
              <w:spacing w:line="259" w:lineRule="auto"/>
              <w:rPr>
                <w:rFonts w:ascii="Arial" w:hAnsi="Arial" w:cs="Arial"/>
                <w:color w:val="000000" w:themeColor="text1"/>
              </w:rPr>
            </w:pPr>
            <w:r w:rsidRPr="00266E7F">
              <w:rPr>
                <w:rFonts w:ascii="Arial" w:hAnsi="Arial" w:cs="Arial"/>
                <w:color w:val="000000" w:themeColor="text1"/>
              </w:rPr>
              <w:t>UC</w:t>
            </w:r>
          </w:p>
        </w:tc>
        <w:tc>
          <w:tcPr>
            <w:tcW w:w="2370" w:type="dxa"/>
          </w:tcPr>
          <w:p w14:paraId="24F734A4" w14:textId="0C999259" w:rsidR="62D3E41C" w:rsidRPr="00266E7F" w:rsidRDefault="62D3E41C" w:rsidP="00B374B8">
            <w:pPr>
              <w:rPr>
                <w:rFonts w:ascii="Arial" w:hAnsi="Arial" w:cs="Arial"/>
                <w:color w:val="000000" w:themeColor="text1"/>
              </w:rPr>
            </w:pPr>
          </w:p>
        </w:tc>
        <w:tc>
          <w:tcPr>
            <w:tcW w:w="2256" w:type="dxa"/>
          </w:tcPr>
          <w:p w14:paraId="45C0F790" w14:textId="46864704" w:rsidR="62D3E41C" w:rsidRPr="00266E7F" w:rsidRDefault="62D3E41C" w:rsidP="00B374B8">
            <w:pPr>
              <w:rPr>
                <w:rFonts w:ascii="Arial" w:hAnsi="Arial" w:cs="Arial"/>
                <w:color w:val="000000" w:themeColor="text1"/>
              </w:rPr>
            </w:pPr>
          </w:p>
        </w:tc>
        <w:tc>
          <w:tcPr>
            <w:tcW w:w="1001" w:type="dxa"/>
          </w:tcPr>
          <w:p w14:paraId="79813FEE" w14:textId="7491E68A" w:rsidR="62D3E41C" w:rsidRPr="00266E7F" w:rsidRDefault="62D3E41C" w:rsidP="00B374B8">
            <w:pPr>
              <w:rPr>
                <w:rFonts w:ascii="Arial" w:hAnsi="Arial" w:cs="Arial"/>
                <w:color w:val="000000" w:themeColor="text1"/>
              </w:rPr>
            </w:pPr>
          </w:p>
        </w:tc>
      </w:tr>
      <w:tr w:rsidR="62D3E41C" w:rsidRPr="00266E7F" w14:paraId="659E2D41" w14:textId="77777777" w:rsidTr="1F88A13C">
        <w:tc>
          <w:tcPr>
            <w:tcW w:w="1785" w:type="dxa"/>
          </w:tcPr>
          <w:p w14:paraId="0CE91B5F" w14:textId="28B461E2" w:rsidR="62D3E41C" w:rsidRPr="00266E7F" w:rsidRDefault="62D3E41C" w:rsidP="00B374B8">
            <w:pPr>
              <w:rPr>
                <w:rFonts w:ascii="Arial" w:hAnsi="Arial" w:cs="Arial"/>
                <w:color w:val="000000" w:themeColor="text1"/>
              </w:rPr>
            </w:pPr>
            <w:r w:rsidRPr="00266E7F">
              <w:rPr>
                <w:rFonts w:ascii="Arial" w:hAnsi="Arial" w:cs="Arial"/>
                <w:color w:val="000000" w:themeColor="text1"/>
              </w:rPr>
              <w:t xml:space="preserve">6. Final check of print out </w:t>
            </w:r>
          </w:p>
        </w:tc>
        <w:tc>
          <w:tcPr>
            <w:tcW w:w="883" w:type="dxa"/>
          </w:tcPr>
          <w:p w14:paraId="5D0E590A" w14:textId="3B8363A4" w:rsidR="62D3E41C" w:rsidRPr="00266E7F" w:rsidRDefault="1F88A13C" w:rsidP="00B374B8">
            <w:pPr>
              <w:spacing w:line="259" w:lineRule="auto"/>
              <w:rPr>
                <w:rFonts w:ascii="Arial" w:hAnsi="Arial" w:cs="Arial"/>
                <w:color w:val="000000" w:themeColor="text1"/>
              </w:rPr>
            </w:pPr>
            <w:r w:rsidRPr="00266E7F">
              <w:rPr>
                <w:rFonts w:ascii="Arial" w:hAnsi="Arial" w:cs="Arial"/>
                <w:color w:val="000000" w:themeColor="text1"/>
              </w:rPr>
              <w:t>UC</w:t>
            </w:r>
          </w:p>
        </w:tc>
        <w:tc>
          <w:tcPr>
            <w:tcW w:w="2370" w:type="dxa"/>
          </w:tcPr>
          <w:p w14:paraId="64079D97" w14:textId="1EB95284" w:rsidR="62D3E41C" w:rsidRPr="00266E7F" w:rsidRDefault="62D3E41C" w:rsidP="00B374B8">
            <w:pPr>
              <w:rPr>
                <w:rFonts w:ascii="Arial" w:hAnsi="Arial" w:cs="Arial"/>
                <w:color w:val="000000" w:themeColor="text1"/>
              </w:rPr>
            </w:pPr>
          </w:p>
        </w:tc>
        <w:tc>
          <w:tcPr>
            <w:tcW w:w="2256" w:type="dxa"/>
          </w:tcPr>
          <w:p w14:paraId="36395B22" w14:textId="188F932E" w:rsidR="62D3E41C" w:rsidRPr="00266E7F" w:rsidRDefault="62D3E41C" w:rsidP="00B374B8">
            <w:pPr>
              <w:rPr>
                <w:rFonts w:ascii="Arial" w:hAnsi="Arial" w:cs="Arial"/>
                <w:color w:val="000000" w:themeColor="text1"/>
              </w:rPr>
            </w:pPr>
          </w:p>
        </w:tc>
        <w:tc>
          <w:tcPr>
            <w:tcW w:w="1001" w:type="dxa"/>
          </w:tcPr>
          <w:p w14:paraId="5C5C4747" w14:textId="445CC4FF" w:rsidR="62D3E41C" w:rsidRPr="00266E7F" w:rsidRDefault="62D3E41C" w:rsidP="00B374B8">
            <w:pPr>
              <w:rPr>
                <w:rFonts w:ascii="Arial" w:hAnsi="Arial" w:cs="Arial"/>
                <w:color w:val="000000" w:themeColor="text1"/>
              </w:rPr>
            </w:pPr>
          </w:p>
        </w:tc>
      </w:tr>
    </w:tbl>
    <w:p w14:paraId="1D750822" w14:textId="49CF916E" w:rsidR="62D3E41C" w:rsidRPr="00266E7F" w:rsidRDefault="62D3E41C" w:rsidP="00B374B8">
      <w:pPr>
        <w:rPr>
          <w:rFonts w:ascii="Arial" w:hAnsi="Arial" w:cs="Arial"/>
          <w:color w:val="000000" w:themeColor="text1"/>
        </w:rPr>
      </w:pPr>
      <w:r w:rsidRPr="00266E7F">
        <w:rPr>
          <w:rFonts w:ascii="Arial" w:hAnsi="Arial" w:cs="Arial"/>
          <w:color w:val="000000" w:themeColor="text1"/>
        </w:rPr>
        <w:t>UC = unit coordinator; IM = internal moderator; EE = External examiner.</w:t>
      </w:r>
    </w:p>
    <w:sectPr w:rsidR="62D3E41C" w:rsidRPr="00266E7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4F0B" w14:textId="77777777" w:rsidR="0093398A" w:rsidRDefault="0093398A">
      <w:r>
        <w:separator/>
      </w:r>
    </w:p>
  </w:endnote>
  <w:endnote w:type="continuationSeparator" w:id="0">
    <w:p w14:paraId="57508AF4" w14:textId="77777777" w:rsidR="0093398A" w:rsidRDefault="0093398A">
      <w:r>
        <w:continuationSeparator/>
      </w:r>
    </w:p>
  </w:endnote>
  <w:endnote w:type="continuationNotice" w:id="1">
    <w:p w14:paraId="505109CA" w14:textId="77777777" w:rsidR="0093398A" w:rsidRDefault="009339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DC06" w14:textId="30946A09" w:rsidR="00AE211C" w:rsidRPr="00C278F6" w:rsidRDefault="00AE211C">
    <w:pPr>
      <w:pStyle w:val="Footer"/>
      <w:jc w:val="right"/>
      <w:rPr>
        <w:rFonts w:ascii="Arial" w:hAnsi="Arial" w:cs="Arial"/>
        <w:b/>
      </w:rPr>
    </w:pPr>
    <w:r w:rsidRPr="00C278F6">
      <w:rPr>
        <w:rFonts w:ascii="Arial" w:hAnsi="Arial" w:cs="Arial"/>
      </w:rPr>
      <w:t xml:space="preserve">Page </w:t>
    </w:r>
    <w:r w:rsidRPr="00C278F6">
      <w:rPr>
        <w:rFonts w:ascii="Arial" w:hAnsi="Arial" w:cs="Arial"/>
        <w:b/>
        <w:bCs/>
      </w:rPr>
      <w:fldChar w:fldCharType="begin"/>
    </w:r>
    <w:r w:rsidRPr="00C278F6">
      <w:rPr>
        <w:rFonts w:ascii="Arial" w:hAnsi="Arial" w:cs="Arial"/>
        <w:b/>
        <w:bCs/>
      </w:rPr>
      <w:instrText xml:space="preserve"> PAGE </w:instrText>
    </w:r>
    <w:r w:rsidRPr="00C278F6">
      <w:fldChar w:fldCharType="separate"/>
    </w:r>
    <w:r w:rsidR="00A64B35">
      <w:rPr>
        <w:rFonts w:ascii="Arial" w:hAnsi="Arial" w:cs="Arial"/>
        <w:b/>
        <w:bCs/>
        <w:noProof/>
      </w:rPr>
      <w:t>7</w:t>
    </w:r>
    <w:r w:rsidRPr="00C278F6">
      <w:rPr>
        <w:rFonts w:ascii="Arial" w:hAnsi="Arial" w:cs="Arial"/>
        <w:b/>
        <w:bCs/>
      </w:rPr>
      <w:fldChar w:fldCharType="end"/>
    </w:r>
    <w:r w:rsidRPr="09893233">
      <w:rPr>
        <w:rFonts w:ascii="Arial" w:hAnsi="Arial" w:cs="Arial"/>
        <w:b/>
      </w:rPr>
      <w:t xml:space="preserve"> of </w:t>
    </w:r>
    <w:r w:rsidR="00144D22">
      <w:rPr>
        <w:rFonts w:ascii="Arial" w:hAnsi="Arial" w:cs="Arial"/>
        <w:b/>
        <w:bCs/>
      </w:rPr>
      <w:fldChar w:fldCharType="begin"/>
    </w:r>
    <w:r w:rsidR="00144D22">
      <w:rPr>
        <w:rFonts w:ascii="Arial" w:hAnsi="Arial" w:cs="Arial"/>
        <w:b/>
        <w:bCs/>
      </w:rPr>
      <w:instrText xml:space="preserve"> </w:instrText>
    </w:r>
    <w:r w:rsidR="00011209">
      <w:rPr>
        <w:rFonts w:ascii="Arial" w:hAnsi="Arial" w:cs="Arial"/>
        <w:b/>
        <w:bCs/>
      </w:rPr>
      <w:instrText xml:space="preserve">= </w:instrText>
    </w:r>
    <w:r w:rsidR="00011209">
      <w:rPr>
        <w:rFonts w:ascii="Arial" w:hAnsi="Arial" w:cs="Arial"/>
        <w:b/>
        <w:bCs/>
      </w:rPr>
      <w:fldChar w:fldCharType="begin"/>
    </w:r>
    <w:r w:rsidR="00011209">
      <w:rPr>
        <w:rFonts w:ascii="Arial" w:hAnsi="Arial" w:cs="Arial"/>
        <w:b/>
        <w:bCs/>
      </w:rPr>
      <w:instrText xml:space="preserve"> NUMPAGES </w:instrText>
    </w:r>
    <w:r w:rsidR="00011209">
      <w:rPr>
        <w:rFonts w:ascii="Arial" w:hAnsi="Arial" w:cs="Arial"/>
        <w:b/>
        <w:bCs/>
      </w:rPr>
      <w:fldChar w:fldCharType="separate"/>
    </w:r>
    <w:r w:rsidR="0004226D">
      <w:rPr>
        <w:rFonts w:ascii="Arial" w:hAnsi="Arial" w:cs="Arial"/>
        <w:b/>
        <w:bCs/>
        <w:noProof/>
      </w:rPr>
      <w:instrText>7</w:instrText>
    </w:r>
    <w:r w:rsidR="00011209">
      <w:rPr>
        <w:rFonts w:ascii="Arial" w:hAnsi="Arial" w:cs="Arial"/>
        <w:b/>
        <w:bCs/>
      </w:rPr>
      <w:fldChar w:fldCharType="end"/>
    </w:r>
    <w:r w:rsidR="00011209">
      <w:rPr>
        <w:rFonts w:ascii="Arial" w:hAnsi="Arial" w:cs="Arial"/>
        <w:b/>
        <w:bCs/>
      </w:rPr>
      <w:instrText>-1</w:instrText>
    </w:r>
    <w:r w:rsidR="00144D22">
      <w:rPr>
        <w:rFonts w:ascii="Arial" w:hAnsi="Arial" w:cs="Arial"/>
        <w:b/>
        <w:bCs/>
      </w:rPr>
      <w:instrText xml:space="preserve"> </w:instrText>
    </w:r>
    <w:r w:rsidR="00144D22">
      <w:rPr>
        <w:rFonts w:ascii="Arial" w:hAnsi="Arial" w:cs="Arial"/>
        <w:b/>
        <w:bCs/>
      </w:rPr>
      <w:fldChar w:fldCharType="separate"/>
    </w:r>
    <w:r w:rsidR="0004226D">
      <w:rPr>
        <w:rFonts w:ascii="Arial" w:hAnsi="Arial" w:cs="Arial"/>
        <w:b/>
        <w:bCs/>
        <w:noProof/>
      </w:rPr>
      <w:t>6</w:t>
    </w:r>
    <w:r w:rsidR="00144D22">
      <w:rPr>
        <w:rFonts w:ascii="Arial" w:hAnsi="Arial" w:cs="Arial"/>
        <w:b/>
        <w:bCs/>
      </w:rPr>
      <w:fldChar w:fldCharType="end"/>
    </w:r>
  </w:p>
  <w:p w14:paraId="05BABA55" w14:textId="77777777" w:rsidR="00AE211C" w:rsidRPr="00681006" w:rsidRDefault="00AE211C" w:rsidP="00681006">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B5174" w14:textId="77777777" w:rsidR="0093398A" w:rsidRDefault="0093398A">
      <w:r>
        <w:separator/>
      </w:r>
    </w:p>
  </w:footnote>
  <w:footnote w:type="continuationSeparator" w:id="0">
    <w:p w14:paraId="00E506D7" w14:textId="77777777" w:rsidR="0093398A" w:rsidRDefault="0093398A">
      <w:r>
        <w:continuationSeparator/>
      </w:r>
    </w:p>
  </w:footnote>
  <w:footnote w:type="continuationNotice" w:id="1">
    <w:p w14:paraId="67AD6546" w14:textId="77777777" w:rsidR="0093398A" w:rsidRDefault="009339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A2C3" w14:textId="4E4EDA31" w:rsidR="00AE211C" w:rsidRPr="00360F29" w:rsidRDefault="00AE211C" w:rsidP="00681006">
    <w:pPr>
      <w:pStyle w:val="Header"/>
      <w:jc w:val="right"/>
      <w:rPr>
        <w:rFonts w:ascii="Arial" w:hAnsi="Arial" w:cs="Arial"/>
        <w:b/>
      </w:rPr>
    </w:pPr>
    <w:r w:rsidRPr="00360F29">
      <w:rPr>
        <w:rFonts w:ascii="Arial" w:hAnsi="Arial" w:cs="Arial"/>
        <w:b/>
      </w:rPr>
      <w:t xml:space="preserve">EART </w:t>
    </w:r>
    <w:r w:rsidR="00266E7F">
      <w:rPr>
        <w:rFonts w:ascii="Arial" w:hAnsi="Arial" w:cs="Arial"/>
        <w:b/>
      </w:rPr>
      <w:t>26201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800"/>
    <w:multiLevelType w:val="hybridMultilevel"/>
    <w:tmpl w:val="7652A27E"/>
    <w:lvl w:ilvl="0" w:tplc="5F2A5F9A">
      <w:start w:val="1"/>
      <w:numFmt w:val="lowerLetter"/>
      <w:lvlText w:val="%1."/>
      <w:lvlJc w:val="left"/>
      <w:pPr>
        <w:ind w:left="720" w:hanging="360"/>
      </w:pPr>
    </w:lvl>
    <w:lvl w:ilvl="1" w:tplc="2BEE98CE">
      <w:start w:val="1"/>
      <w:numFmt w:val="lowerLetter"/>
      <w:lvlText w:val="%2."/>
      <w:lvlJc w:val="left"/>
      <w:pPr>
        <w:ind w:left="1440" w:hanging="360"/>
      </w:pPr>
    </w:lvl>
    <w:lvl w:ilvl="2" w:tplc="A984C9CC">
      <w:start w:val="1"/>
      <w:numFmt w:val="lowerRoman"/>
      <w:lvlText w:val="%3."/>
      <w:lvlJc w:val="right"/>
      <w:pPr>
        <w:ind w:left="2160" w:hanging="180"/>
      </w:pPr>
    </w:lvl>
    <w:lvl w:ilvl="3" w:tplc="373C74F6">
      <w:start w:val="1"/>
      <w:numFmt w:val="decimal"/>
      <w:lvlText w:val="%4."/>
      <w:lvlJc w:val="left"/>
      <w:pPr>
        <w:ind w:left="2880" w:hanging="360"/>
      </w:pPr>
    </w:lvl>
    <w:lvl w:ilvl="4" w:tplc="A51CC63C">
      <w:start w:val="1"/>
      <w:numFmt w:val="lowerLetter"/>
      <w:lvlText w:val="%5."/>
      <w:lvlJc w:val="left"/>
      <w:pPr>
        <w:ind w:left="3600" w:hanging="360"/>
      </w:pPr>
    </w:lvl>
    <w:lvl w:ilvl="5" w:tplc="7B888AC4">
      <w:start w:val="1"/>
      <w:numFmt w:val="lowerRoman"/>
      <w:lvlText w:val="%6."/>
      <w:lvlJc w:val="right"/>
      <w:pPr>
        <w:ind w:left="4320" w:hanging="180"/>
      </w:pPr>
    </w:lvl>
    <w:lvl w:ilvl="6" w:tplc="0C509CEE">
      <w:start w:val="1"/>
      <w:numFmt w:val="decimal"/>
      <w:lvlText w:val="%7."/>
      <w:lvlJc w:val="left"/>
      <w:pPr>
        <w:ind w:left="5040" w:hanging="360"/>
      </w:pPr>
    </w:lvl>
    <w:lvl w:ilvl="7" w:tplc="CF8A6FA4">
      <w:start w:val="1"/>
      <w:numFmt w:val="lowerLetter"/>
      <w:lvlText w:val="%8."/>
      <w:lvlJc w:val="left"/>
      <w:pPr>
        <w:ind w:left="5760" w:hanging="360"/>
      </w:pPr>
    </w:lvl>
    <w:lvl w:ilvl="8" w:tplc="46348736">
      <w:start w:val="1"/>
      <w:numFmt w:val="lowerRoman"/>
      <w:lvlText w:val="%9."/>
      <w:lvlJc w:val="right"/>
      <w:pPr>
        <w:ind w:left="6480" w:hanging="180"/>
      </w:pPr>
    </w:lvl>
  </w:abstractNum>
  <w:abstractNum w:abstractNumId="1" w15:restartNumberingAfterBreak="0">
    <w:nsid w:val="211134DB"/>
    <w:multiLevelType w:val="hybridMultilevel"/>
    <w:tmpl w:val="BF4C4156"/>
    <w:lvl w:ilvl="0" w:tplc="12383718">
      <w:start w:val="1"/>
      <w:numFmt w:val="decimal"/>
      <w:lvlText w:val="%1."/>
      <w:lvlJc w:val="left"/>
      <w:pPr>
        <w:ind w:left="720" w:hanging="360"/>
      </w:pPr>
    </w:lvl>
    <w:lvl w:ilvl="1" w:tplc="EF48420E">
      <w:start w:val="1"/>
      <w:numFmt w:val="lowerLetter"/>
      <w:lvlText w:val="%2."/>
      <w:lvlJc w:val="left"/>
      <w:pPr>
        <w:ind w:left="1440" w:hanging="360"/>
      </w:pPr>
    </w:lvl>
    <w:lvl w:ilvl="2" w:tplc="80A47D72">
      <w:start w:val="1"/>
      <w:numFmt w:val="lowerRoman"/>
      <w:lvlText w:val="%3."/>
      <w:lvlJc w:val="right"/>
      <w:pPr>
        <w:ind w:left="2160" w:hanging="180"/>
      </w:pPr>
    </w:lvl>
    <w:lvl w:ilvl="3" w:tplc="F474CA82">
      <w:start w:val="1"/>
      <w:numFmt w:val="decimal"/>
      <w:lvlText w:val="%4."/>
      <w:lvlJc w:val="left"/>
      <w:pPr>
        <w:ind w:left="2880" w:hanging="360"/>
      </w:pPr>
    </w:lvl>
    <w:lvl w:ilvl="4" w:tplc="6900B612">
      <w:start w:val="1"/>
      <w:numFmt w:val="lowerLetter"/>
      <w:lvlText w:val="%5."/>
      <w:lvlJc w:val="left"/>
      <w:pPr>
        <w:ind w:left="3600" w:hanging="360"/>
      </w:pPr>
    </w:lvl>
    <w:lvl w:ilvl="5" w:tplc="6A8259D2">
      <w:start w:val="1"/>
      <w:numFmt w:val="lowerRoman"/>
      <w:lvlText w:val="%6."/>
      <w:lvlJc w:val="right"/>
      <w:pPr>
        <w:ind w:left="4320" w:hanging="180"/>
      </w:pPr>
    </w:lvl>
    <w:lvl w:ilvl="6" w:tplc="57AE39AE">
      <w:start w:val="1"/>
      <w:numFmt w:val="decimal"/>
      <w:lvlText w:val="%7."/>
      <w:lvlJc w:val="left"/>
      <w:pPr>
        <w:ind w:left="5040" w:hanging="360"/>
      </w:pPr>
    </w:lvl>
    <w:lvl w:ilvl="7" w:tplc="1F382DBE">
      <w:start w:val="1"/>
      <w:numFmt w:val="lowerLetter"/>
      <w:lvlText w:val="%8."/>
      <w:lvlJc w:val="left"/>
      <w:pPr>
        <w:ind w:left="5760" w:hanging="360"/>
      </w:pPr>
    </w:lvl>
    <w:lvl w:ilvl="8" w:tplc="61707166">
      <w:start w:val="1"/>
      <w:numFmt w:val="lowerRoman"/>
      <w:lvlText w:val="%9."/>
      <w:lvlJc w:val="right"/>
      <w:pPr>
        <w:ind w:left="6480" w:hanging="180"/>
      </w:pPr>
    </w:lvl>
  </w:abstractNum>
  <w:abstractNum w:abstractNumId="2" w15:restartNumberingAfterBreak="0">
    <w:nsid w:val="2CC3603C"/>
    <w:multiLevelType w:val="hybridMultilevel"/>
    <w:tmpl w:val="79F401E4"/>
    <w:lvl w:ilvl="0" w:tplc="230A8B2A">
      <w:start w:val="1"/>
      <w:numFmt w:val="decimal"/>
      <w:lvlText w:val="%1."/>
      <w:lvlJc w:val="left"/>
      <w:pPr>
        <w:tabs>
          <w:tab w:val="num" w:pos="400"/>
        </w:tabs>
        <w:ind w:left="400" w:hanging="400"/>
      </w:pPr>
      <w:rPr>
        <w:rFonts w:hint="default"/>
        <w:b w:val="0"/>
      </w:rPr>
    </w:lvl>
    <w:lvl w:ilvl="1" w:tplc="A6A471FE">
      <w:start w:val="2"/>
      <w:numFmt w:val="lowerLetter"/>
      <w:lvlText w:val="%2)"/>
      <w:lvlJc w:val="left"/>
      <w:pPr>
        <w:tabs>
          <w:tab w:val="num" w:pos="1080"/>
        </w:tabs>
        <w:ind w:left="1080" w:hanging="360"/>
      </w:pPr>
      <w:rPr>
        <w:rFonts w:hint="default"/>
      </w:rPr>
    </w:lvl>
    <w:lvl w:ilvl="2" w:tplc="515811B8">
      <w:start w:val="2"/>
      <w:numFmt w:val="lowerLetter"/>
      <w:lvlText w:val="(%3)"/>
      <w:lvlJc w:val="left"/>
      <w:pPr>
        <w:tabs>
          <w:tab w:val="num" w:pos="1980"/>
        </w:tabs>
        <w:ind w:left="1980" w:hanging="360"/>
      </w:pPr>
      <w:rPr>
        <w:rFonts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 w15:restartNumberingAfterBreak="0">
    <w:nsid w:val="53C90790"/>
    <w:multiLevelType w:val="hybridMultilevel"/>
    <w:tmpl w:val="B0F88D8C"/>
    <w:lvl w:ilvl="0" w:tplc="C69CFAB6">
      <w:start w:val="1"/>
      <w:numFmt w:val="lowerLetter"/>
      <w:lvlText w:val="%1."/>
      <w:lvlJc w:val="left"/>
      <w:pPr>
        <w:ind w:left="720" w:hanging="360"/>
      </w:pPr>
    </w:lvl>
    <w:lvl w:ilvl="1" w:tplc="AE987230">
      <w:start w:val="1"/>
      <w:numFmt w:val="lowerLetter"/>
      <w:lvlText w:val="%2."/>
      <w:lvlJc w:val="left"/>
      <w:pPr>
        <w:ind w:left="1440" w:hanging="360"/>
      </w:pPr>
    </w:lvl>
    <w:lvl w:ilvl="2" w:tplc="1A1CF8A6">
      <w:start w:val="1"/>
      <w:numFmt w:val="lowerRoman"/>
      <w:lvlText w:val="%3."/>
      <w:lvlJc w:val="right"/>
      <w:pPr>
        <w:ind w:left="2160" w:hanging="180"/>
      </w:pPr>
    </w:lvl>
    <w:lvl w:ilvl="3" w:tplc="90E89558">
      <w:start w:val="1"/>
      <w:numFmt w:val="decimal"/>
      <w:lvlText w:val="%4."/>
      <w:lvlJc w:val="left"/>
      <w:pPr>
        <w:ind w:left="2880" w:hanging="360"/>
      </w:pPr>
    </w:lvl>
    <w:lvl w:ilvl="4" w:tplc="F6801D36">
      <w:start w:val="1"/>
      <w:numFmt w:val="lowerLetter"/>
      <w:lvlText w:val="%5."/>
      <w:lvlJc w:val="left"/>
      <w:pPr>
        <w:ind w:left="3600" w:hanging="360"/>
      </w:pPr>
    </w:lvl>
    <w:lvl w:ilvl="5" w:tplc="EFE6034E">
      <w:start w:val="1"/>
      <w:numFmt w:val="lowerRoman"/>
      <w:lvlText w:val="%6."/>
      <w:lvlJc w:val="right"/>
      <w:pPr>
        <w:ind w:left="4320" w:hanging="180"/>
      </w:pPr>
    </w:lvl>
    <w:lvl w:ilvl="6" w:tplc="009491B4">
      <w:start w:val="1"/>
      <w:numFmt w:val="decimal"/>
      <w:lvlText w:val="%7."/>
      <w:lvlJc w:val="left"/>
      <w:pPr>
        <w:ind w:left="5040" w:hanging="360"/>
      </w:pPr>
    </w:lvl>
    <w:lvl w:ilvl="7" w:tplc="149E55F6">
      <w:start w:val="1"/>
      <w:numFmt w:val="lowerLetter"/>
      <w:lvlText w:val="%8."/>
      <w:lvlJc w:val="left"/>
      <w:pPr>
        <w:ind w:left="5760" w:hanging="360"/>
      </w:pPr>
    </w:lvl>
    <w:lvl w:ilvl="8" w:tplc="414694E0">
      <w:start w:val="1"/>
      <w:numFmt w:val="lowerRoman"/>
      <w:lvlText w:val="%9."/>
      <w:lvlJc w:val="right"/>
      <w:pPr>
        <w:ind w:left="6480" w:hanging="180"/>
      </w:pPr>
    </w:lvl>
  </w:abstractNum>
  <w:abstractNum w:abstractNumId="4" w15:restartNumberingAfterBreak="0">
    <w:nsid w:val="596665E8"/>
    <w:multiLevelType w:val="hybridMultilevel"/>
    <w:tmpl w:val="41AA9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D04D14"/>
    <w:multiLevelType w:val="hybridMultilevel"/>
    <w:tmpl w:val="2618F20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1913309">
    <w:abstractNumId w:val="1"/>
  </w:num>
  <w:num w:numId="2" w16cid:durableId="120810592">
    <w:abstractNumId w:val="0"/>
  </w:num>
  <w:num w:numId="3" w16cid:durableId="274291888">
    <w:abstractNumId w:val="3"/>
  </w:num>
  <w:num w:numId="4" w16cid:durableId="1954171719">
    <w:abstractNumId w:val="2"/>
  </w:num>
  <w:num w:numId="5" w16cid:durableId="499272693">
    <w:abstractNumId w:val="4"/>
  </w:num>
  <w:num w:numId="6" w16cid:durableId="8816778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Neave">
    <w15:presenceInfo w15:providerId="AD" w15:userId="S::david.neave@manchester.ac.uk::4e317d1d-2cb6-427c-bff3-4c3968c03d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006"/>
    <w:rsid w:val="00005547"/>
    <w:rsid w:val="00006596"/>
    <w:rsid w:val="000067FC"/>
    <w:rsid w:val="00011209"/>
    <w:rsid w:val="00012288"/>
    <w:rsid w:val="00012C91"/>
    <w:rsid w:val="00012DFF"/>
    <w:rsid w:val="00034638"/>
    <w:rsid w:val="00034F1B"/>
    <w:rsid w:val="000402BD"/>
    <w:rsid w:val="0004219B"/>
    <w:rsid w:val="0004226D"/>
    <w:rsid w:val="00050052"/>
    <w:rsid w:val="00050077"/>
    <w:rsid w:val="000537B6"/>
    <w:rsid w:val="00053A5D"/>
    <w:rsid w:val="00060E88"/>
    <w:rsid w:val="0006166B"/>
    <w:rsid w:val="0006212D"/>
    <w:rsid w:val="00064A2B"/>
    <w:rsid w:val="00067AA4"/>
    <w:rsid w:val="00074B7E"/>
    <w:rsid w:val="000815A9"/>
    <w:rsid w:val="000859BB"/>
    <w:rsid w:val="000A42F2"/>
    <w:rsid w:val="000B4339"/>
    <w:rsid w:val="000B55A2"/>
    <w:rsid w:val="000D0A54"/>
    <w:rsid w:val="000D39DF"/>
    <w:rsid w:val="000F0856"/>
    <w:rsid w:val="00100820"/>
    <w:rsid w:val="00101965"/>
    <w:rsid w:val="00104EB5"/>
    <w:rsid w:val="001062D4"/>
    <w:rsid w:val="001124E1"/>
    <w:rsid w:val="00112976"/>
    <w:rsid w:val="001263AF"/>
    <w:rsid w:val="0013763B"/>
    <w:rsid w:val="00137720"/>
    <w:rsid w:val="001428E0"/>
    <w:rsid w:val="00144D22"/>
    <w:rsid w:val="001503DB"/>
    <w:rsid w:val="001533E2"/>
    <w:rsid w:val="00155019"/>
    <w:rsid w:val="00155528"/>
    <w:rsid w:val="00157671"/>
    <w:rsid w:val="00157CF8"/>
    <w:rsid w:val="0016583C"/>
    <w:rsid w:val="001765FE"/>
    <w:rsid w:val="00186666"/>
    <w:rsid w:val="00190319"/>
    <w:rsid w:val="001906A8"/>
    <w:rsid w:val="00192665"/>
    <w:rsid w:val="001A586A"/>
    <w:rsid w:val="001B0587"/>
    <w:rsid w:val="001C7D75"/>
    <w:rsid w:val="001D5A7F"/>
    <w:rsid w:val="001D72CA"/>
    <w:rsid w:val="001E4F2E"/>
    <w:rsid w:val="001F5CA9"/>
    <w:rsid w:val="00211A7C"/>
    <w:rsid w:val="00213ACC"/>
    <w:rsid w:val="00213B3D"/>
    <w:rsid w:val="00214AF0"/>
    <w:rsid w:val="002343E3"/>
    <w:rsid w:val="0024494D"/>
    <w:rsid w:val="002635F1"/>
    <w:rsid w:val="0026516E"/>
    <w:rsid w:val="00266E7F"/>
    <w:rsid w:val="002726AD"/>
    <w:rsid w:val="00275D81"/>
    <w:rsid w:val="00281AD5"/>
    <w:rsid w:val="0029485E"/>
    <w:rsid w:val="002A1AA2"/>
    <w:rsid w:val="002B4926"/>
    <w:rsid w:val="002C2B31"/>
    <w:rsid w:val="002C452B"/>
    <w:rsid w:val="002E0228"/>
    <w:rsid w:val="002E0EFE"/>
    <w:rsid w:val="002F7F10"/>
    <w:rsid w:val="00324BCA"/>
    <w:rsid w:val="00331151"/>
    <w:rsid w:val="00360F29"/>
    <w:rsid w:val="003668DF"/>
    <w:rsid w:val="003810AF"/>
    <w:rsid w:val="003823A9"/>
    <w:rsid w:val="00393BEE"/>
    <w:rsid w:val="00397867"/>
    <w:rsid w:val="003A6070"/>
    <w:rsid w:val="003D0F34"/>
    <w:rsid w:val="003E364A"/>
    <w:rsid w:val="003E675E"/>
    <w:rsid w:val="003F0420"/>
    <w:rsid w:val="003F23DB"/>
    <w:rsid w:val="004066C0"/>
    <w:rsid w:val="0041461F"/>
    <w:rsid w:val="00422500"/>
    <w:rsid w:val="004239C8"/>
    <w:rsid w:val="00425DA4"/>
    <w:rsid w:val="00433CD0"/>
    <w:rsid w:val="00463DD9"/>
    <w:rsid w:val="00466BB1"/>
    <w:rsid w:val="0047369B"/>
    <w:rsid w:val="0047741D"/>
    <w:rsid w:val="00480843"/>
    <w:rsid w:val="004853E2"/>
    <w:rsid w:val="0048758D"/>
    <w:rsid w:val="004918C7"/>
    <w:rsid w:val="00494549"/>
    <w:rsid w:val="00494E7F"/>
    <w:rsid w:val="004A4BF3"/>
    <w:rsid w:val="004B04D0"/>
    <w:rsid w:val="004B5641"/>
    <w:rsid w:val="004C1818"/>
    <w:rsid w:val="004C77EB"/>
    <w:rsid w:val="004E1741"/>
    <w:rsid w:val="004F3488"/>
    <w:rsid w:val="004F62DC"/>
    <w:rsid w:val="00522973"/>
    <w:rsid w:val="005261C1"/>
    <w:rsid w:val="00541AAA"/>
    <w:rsid w:val="00543636"/>
    <w:rsid w:val="00566578"/>
    <w:rsid w:val="0057197D"/>
    <w:rsid w:val="005865E3"/>
    <w:rsid w:val="0059082E"/>
    <w:rsid w:val="00595E23"/>
    <w:rsid w:val="005B1949"/>
    <w:rsid w:val="005B38E6"/>
    <w:rsid w:val="005C2BE3"/>
    <w:rsid w:val="005D4021"/>
    <w:rsid w:val="005D71F9"/>
    <w:rsid w:val="005F18F8"/>
    <w:rsid w:val="00602812"/>
    <w:rsid w:val="006069AB"/>
    <w:rsid w:val="006246DB"/>
    <w:rsid w:val="0062756C"/>
    <w:rsid w:val="00631698"/>
    <w:rsid w:val="00653F07"/>
    <w:rsid w:val="00654F4F"/>
    <w:rsid w:val="00656E44"/>
    <w:rsid w:val="00664B61"/>
    <w:rsid w:val="00670548"/>
    <w:rsid w:val="00672485"/>
    <w:rsid w:val="0067781F"/>
    <w:rsid w:val="00681006"/>
    <w:rsid w:val="006835A3"/>
    <w:rsid w:val="006A4923"/>
    <w:rsid w:val="006A797E"/>
    <w:rsid w:val="006B52CF"/>
    <w:rsid w:val="006C0C5B"/>
    <w:rsid w:val="006C621B"/>
    <w:rsid w:val="006D1F5E"/>
    <w:rsid w:val="007040A9"/>
    <w:rsid w:val="00705C53"/>
    <w:rsid w:val="00706826"/>
    <w:rsid w:val="00725D4A"/>
    <w:rsid w:val="007367DE"/>
    <w:rsid w:val="0073711D"/>
    <w:rsid w:val="00740CFF"/>
    <w:rsid w:val="00776BD3"/>
    <w:rsid w:val="007A7783"/>
    <w:rsid w:val="007B2B2F"/>
    <w:rsid w:val="007C572E"/>
    <w:rsid w:val="007D178B"/>
    <w:rsid w:val="007E2E26"/>
    <w:rsid w:val="007F43C1"/>
    <w:rsid w:val="007F62CD"/>
    <w:rsid w:val="00831556"/>
    <w:rsid w:val="0083277B"/>
    <w:rsid w:val="00837133"/>
    <w:rsid w:val="008406CF"/>
    <w:rsid w:val="008446EC"/>
    <w:rsid w:val="00847B9A"/>
    <w:rsid w:val="00857612"/>
    <w:rsid w:val="00862B6D"/>
    <w:rsid w:val="00863B50"/>
    <w:rsid w:val="00886103"/>
    <w:rsid w:val="008972DF"/>
    <w:rsid w:val="008A41D4"/>
    <w:rsid w:val="008B71A6"/>
    <w:rsid w:val="008F5B3C"/>
    <w:rsid w:val="008F5C4A"/>
    <w:rsid w:val="008F6253"/>
    <w:rsid w:val="00917824"/>
    <w:rsid w:val="009257AB"/>
    <w:rsid w:val="0093398A"/>
    <w:rsid w:val="0094138E"/>
    <w:rsid w:val="00942EEE"/>
    <w:rsid w:val="00946DD0"/>
    <w:rsid w:val="00960CF5"/>
    <w:rsid w:val="00963154"/>
    <w:rsid w:val="00964958"/>
    <w:rsid w:val="00975607"/>
    <w:rsid w:val="0097645A"/>
    <w:rsid w:val="009769FC"/>
    <w:rsid w:val="009B0CC0"/>
    <w:rsid w:val="009D0EE9"/>
    <w:rsid w:val="009D7E8D"/>
    <w:rsid w:val="009E323E"/>
    <w:rsid w:val="009E3728"/>
    <w:rsid w:val="009F7CDD"/>
    <w:rsid w:val="00A02259"/>
    <w:rsid w:val="00A03A9F"/>
    <w:rsid w:val="00A13807"/>
    <w:rsid w:val="00A235ED"/>
    <w:rsid w:val="00A50094"/>
    <w:rsid w:val="00A5066A"/>
    <w:rsid w:val="00A517AA"/>
    <w:rsid w:val="00A60EAD"/>
    <w:rsid w:val="00A64B35"/>
    <w:rsid w:val="00A84EA4"/>
    <w:rsid w:val="00A912F5"/>
    <w:rsid w:val="00AA04C0"/>
    <w:rsid w:val="00AB0EB1"/>
    <w:rsid w:val="00AB2CCF"/>
    <w:rsid w:val="00AB6EA4"/>
    <w:rsid w:val="00AC193D"/>
    <w:rsid w:val="00AC2DE1"/>
    <w:rsid w:val="00AC62C8"/>
    <w:rsid w:val="00AD0CA8"/>
    <w:rsid w:val="00AE1827"/>
    <w:rsid w:val="00AE211C"/>
    <w:rsid w:val="00AE2A7E"/>
    <w:rsid w:val="00AF42FE"/>
    <w:rsid w:val="00B016B5"/>
    <w:rsid w:val="00B33666"/>
    <w:rsid w:val="00B36B22"/>
    <w:rsid w:val="00B374B8"/>
    <w:rsid w:val="00B50537"/>
    <w:rsid w:val="00B64556"/>
    <w:rsid w:val="00B740C0"/>
    <w:rsid w:val="00BB5BC6"/>
    <w:rsid w:val="00BC4691"/>
    <w:rsid w:val="00BC541E"/>
    <w:rsid w:val="00BD0D0B"/>
    <w:rsid w:val="00BD5E1C"/>
    <w:rsid w:val="00BF5835"/>
    <w:rsid w:val="00C116D4"/>
    <w:rsid w:val="00C16B21"/>
    <w:rsid w:val="00C1756B"/>
    <w:rsid w:val="00C224DD"/>
    <w:rsid w:val="00C225C1"/>
    <w:rsid w:val="00C278F6"/>
    <w:rsid w:val="00C51F71"/>
    <w:rsid w:val="00C617D6"/>
    <w:rsid w:val="00C70574"/>
    <w:rsid w:val="00C74A2A"/>
    <w:rsid w:val="00C81ACF"/>
    <w:rsid w:val="00C845BB"/>
    <w:rsid w:val="00C8696B"/>
    <w:rsid w:val="00C9389D"/>
    <w:rsid w:val="00C94960"/>
    <w:rsid w:val="00CB1C5C"/>
    <w:rsid w:val="00CB568D"/>
    <w:rsid w:val="00CB5A26"/>
    <w:rsid w:val="00CC12A7"/>
    <w:rsid w:val="00CC4B82"/>
    <w:rsid w:val="00CC59C2"/>
    <w:rsid w:val="00CD21DC"/>
    <w:rsid w:val="00CD3482"/>
    <w:rsid w:val="00CE34C2"/>
    <w:rsid w:val="00CF3E59"/>
    <w:rsid w:val="00CF55D5"/>
    <w:rsid w:val="00D31041"/>
    <w:rsid w:val="00D50B12"/>
    <w:rsid w:val="00D95780"/>
    <w:rsid w:val="00DC1D31"/>
    <w:rsid w:val="00DE1804"/>
    <w:rsid w:val="00DE61CB"/>
    <w:rsid w:val="00DE7A55"/>
    <w:rsid w:val="00DF1D1A"/>
    <w:rsid w:val="00E013F0"/>
    <w:rsid w:val="00E15EB9"/>
    <w:rsid w:val="00E571F2"/>
    <w:rsid w:val="00E663D9"/>
    <w:rsid w:val="00E85AA8"/>
    <w:rsid w:val="00E862F5"/>
    <w:rsid w:val="00E87B6E"/>
    <w:rsid w:val="00E947FF"/>
    <w:rsid w:val="00E96CF8"/>
    <w:rsid w:val="00EB0DCA"/>
    <w:rsid w:val="00EB2A6D"/>
    <w:rsid w:val="00EB62FB"/>
    <w:rsid w:val="00EC7DFC"/>
    <w:rsid w:val="00ED4005"/>
    <w:rsid w:val="00ED4118"/>
    <w:rsid w:val="00ED6A0E"/>
    <w:rsid w:val="00EF02ED"/>
    <w:rsid w:val="00EF3713"/>
    <w:rsid w:val="00EF4E64"/>
    <w:rsid w:val="00EF6260"/>
    <w:rsid w:val="00F00265"/>
    <w:rsid w:val="00F1539B"/>
    <w:rsid w:val="00F237CB"/>
    <w:rsid w:val="00F3259B"/>
    <w:rsid w:val="00F345B6"/>
    <w:rsid w:val="00F4CD7C"/>
    <w:rsid w:val="00F550B1"/>
    <w:rsid w:val="00F55351"/>
    <w:rsid w:val="00F60F57"/>
    <w:rsid w:val="00F765FB"/>
    <w:rsid w:val="00FA3E90"/>
    <w:rsid w:val="00FB0377"/>
    <w:rsid w:val="00FB3FB9"/>
    <w:rsid w:val="00FC3E49"/>
    <w:rsid w:val="00FC74B3"/>
    <w:rsid w:val="00FE4845"/>
    <w:rsid w:val="038DB0F7"/>
    <w:rsid w:val="0488EBEE"/>
    <w:rsid w:val="055066A3"/>
    <w:rsid w:val="0551C714"/>
    <w:rsid w:val="058C5CB6"/>
    <w:rsid w:val="09893233"/>
    <w:rsid w:val="0A23D7C6"/>
    <w:rsid w:val="0AAFBDE2"/>
    <w:rsid w:val="0BC28A76"/>
    <w:rsid w:val="0D6D5F2F"/>
    <w:rsid w:val="0E84012F"/>
    <w:rsid w:val="10CC6BDA"/>
    <w:rsid w:val="10EF9D25"/>
    <w:rsid w:val="112AC398"/>
    <w:rsid w:val="130196BB"/>
    <w:rsid w:val="137434B6"/>
    <w:rsid w:val="14B40790"/>
    <w:rsid w:val="150B29F4"/>
    <w:rsid w:val="15836D21"/>
    <w:rsid w:val="18B3205D"/>
    <w:rsid w:val="1A4EF0BE"/>
    <w:rsid w:val="1D8E7F06"/>
    <w:rsid w:val="1F11270A"/>
    <w:rsid w:val="1F88A13C"/>
    <w:rsid w:val="215610EB"/>
    <w:rsid w:val="23067AAD"/>
    <w:rsid w:val="23AF402E"/>
    <w:rsid w:val="25B3FB04"/>
    <w:rsid w:val="28078237"/>
    <w:rsid w:val="294EDBE7"/>
    <w:rsid w:val="2B38FF45"/>
    <w:rsid w:val="2B3C858A"/>
    <w:rsid w:val="2CAD61F4"/>
    <w:rsid w:val="2E7850A6"/>
    <w:rsid w:val="2F4BA836"/>
    <w:rsid w:val="2F921984"/>
    <w:rsid w:val="3030DC25"/>
    <w:rsid w:val="341F1959"/>
    <w:rsid w:val="34EE7EEA"/>
    <w:rsid w:val="3561672A"/>
    <w:rsid w:val="377624B8"/>
    <w:rsid w:val="38261FAC"/>
    <w:rsid w:val="3B449811"/>
    <w:rsid w:val="3B5F2B4E"/>
    <w:rsid w:val="3C8E3D44"/>
    <w:rsid w:val="3D713E6C"/>
    <w:rsid w:val="3DB748B1"/>
    <w:rsid w:val="40031406"/>
    <w:rsid w:val="40C70599"/>
    <w:rsid w:val="42A79C88"/>
    <w:rsid w:val="44891C23"/>
    <w:rsid w:val="44FA5508"/>
    <w:rsid w:val="4AB2AE6D"/>
    <w:rsid w:val="4C6B3DEC"/>
    <w:rsid w:val="4E1BE12C"/>
    <w:rsid w:val="5000C285"/>
    <w:rsid w:val="50C1EBCC"/>
    <w:rsid w:val="529E55B5"/>
    <w:rsid w:val="536DBB46"/>
    <w:rsid w:val="54048DDD"/>
    <w:rsid w:val="55F56114"/>
    <w:rsid w:val="5878400B"/>
    <w:rsid w:val="5B868A19"/>
    <w:rsid w:val="6103884C"/>
    <w:rsid w:val="62777F35"/>
    <w:rsid w:val="62D3E41C"/>
    <w:rsid w:val="63653BE9"/>
    <w:rsid w:val="64233E0F"/>
    <w:rsid w:val="645E79A6"/>
    <w:rsid w:val="6655E26A"/>
    <w:rsid w:val="666D08C1"/>
    <w:rsid w:val="67AF42C5"/>
    <w:rsid w:val="6993A322"/>
    <w:rsid w:val="69DB0449"/>
    <w:rsid w:val="6A7DB06A"/>
    <w:rsid w:val="6C4A20EE"/>
    <w:rsid w:val="6D406BCA"/>
    <w:rsid w:val="6E7DBAD3"/>
    <w:rsid w:val="6F760764"/>
    <w:rsid w:val="711EFDA0"/>
    <w:rsid w:val="7156250B"/>
    <w:rsid w:val="73C4A27C"/>
    <w:rsid w:val="74226B0D"/>
    <w:rsid w:val="74749D70"/>
    <w:rsid w:val="7610AE8E"/>
    <w:rsid w:val="76FC433E"/>
    <w:rsid w:val="77112685"/>
    <w:rsid w:val="77314A6A"/>
    <w:rsid w:val="79480E93"/>
    <w:rsid w:val="7F2D0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17142"/>
  <w15:chartTrackingRefBased/>
  <w15:docId w15:val="{508DCEDE-707D-4593-9ADE-7EE59D01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1006"/>
    <w:pPr>
      <w:tabs>
        <w:tab w:val="center" w:pos="4153"/>
        <w:tab w:val="right" w:pos="8306"/>
      </w:tabs>
    </w:pPr>
  </w:style>
  <w:style w:type="paragraph" w:styleId="Footer">
    <w:name w:val="footer"/>
    <w:basedOn w:val="Normal"/>
    <w:link w:val="FooterChar"/>
    <w:uiPriority w:val="99"/>
    <w:rsid w:val="00681006"/>
    <w:pPr>
      <w:tabs>
        <w:tab w:val="center" w:pos="4153"/>
        <w:tab w:val="right" w:pos="8306"/>
      </w:tabs>
    </w:pPr>
  </w:style>
  <w:style w:type="paragraph" w:styleId="ListParagraph">
    <w:name w:val="List Paragraph"/>
    <w:basedOn w:val="Normal"/>
    <w:uiPriority w:val="34"/>
    <w:qFormat/>
    <w:rsid w:val="003668DF"/>
    <w:pPr>
      <w:spacing w:after="160" w:line="259" w:lineRule="auto"/>
      <w:ind w:left="720"/>
      <w:contextualSpacing/>
    </w:pPr>
    <w:rPr>
      <w:rFonts w:ascii="Calibri" w:eastAsia="Calibri" w:hAnsi="Calibri"/>
      <w:sz w:val="22"/>
      <w:szCs w:val="22"/>
      <w:lang w:eastAsia="en-US"/>
    </w:rPr>
  </w:style>
  <w:style w:type="character" w:customStyle="1" w:styleId="FooterChar">
    <w:name w:val="Footer Char"/>
    <w:link w:val="Footer"/>
    <w:uiPriority w:val="99"/>
    <w:rsid w:val="009E323E"/>
    <w:rPr>
      <w:sz w:val="24"/>
      <w:szCs w:val="24"/>
    </w:rPr>
  </w:style>
  <w:style w:type="paragraph" w:styleId="BalloonText">
    <w:name w:val="Balloon Text"/>
    <w:basedOn w:val="Normal"/>
    <w:link w:val="BalloonTextChar"/>
    <w:rsid w:val="00B33666"/>
    <w:rPr>
      <w:rFonts w:ascii="Tahoma" w:hAnsi="Tahoma" w:cs="Tahoma"/>
      <w:sz w:val="16"/>
      <w:szCs w:val="16"/>
    </w:rPr>
  </w:style>
  <w:style w:type="character" w:customStyle="1" w:styleId="BalloonTextChar">
    <w:name w:val="Balloon Text Char"/>
    <w:link w:val="BalloonText"/>
    <w:rsid w:val="00B33666"/>
    <w:rPr>
      <w:rFonts w:ascii="Tahoma" w:hAnsi="Tahoma" w:cs="Tahoma"/>
      <w:sz w:val="16"/>
      <w:szCs w:val="16"/>
    </w:rPr>
  </w:style>
  <w:style w:type="character" w:styleId="CommentReference">
    <w:name w:val="annotation reference"/>
    <w:rsid w:val="00B016B5"/>
    <w:rPr>
      <w:sz w:val="16"/>
      <w:szCs w:val="16"/>
    </w:rPr>
  </w:style>
  <w:style w:type="paragraph" w:styleId="CommentText">
    <w:name w:val="annotation text"/>
    <w:basedOn w:val="Normal"/>
    <w:link w:val="CommentTextChar"/>
    <w:rsid w:val="00B016B5"/>
    <w:rPr>
      <w:sz w:val="20"/>
      <w:szCs w:val="20"/>
    </w:rPr>
  </w:style>
  <w:style w:type="character" w:customStyle="1" w:styleId="CommentTextChar">
    <w:name w:val="Comment Text Char"/>
    <w:basedOn w:val="DefaultParagraphFont"/>
    <w:link w:val="CommentText"/>
    <w:rsid w:val="00B016B5"/>
  </w:style>
  <w:style w:type="paragraph" w:styleId="CommentSubject">
    <w:name w:val="annotation subject"/>
    <w:basedOn w:val="CommentText"/>
    <w:next w:val="CommentText"/>
    <w:link w:val="CommentSubjectChar"/>
    <w:rsid w:val="00B016B5"/>
    <w:rPr>
      <w:b/>
      <w:bCs/>
    </w:rPr>
  </w:style>
  <w:style w:type="character" w:customStyle="1" w:styleId="CommentSubjectChar">
    <w:name w:val="Comment Subject Char"/>
    <w:link w:val="CommentSubject"/>
    <w:rsid w:val="00B016B5"/>
    <w:rPr>
      <w:b/>
      <w:bCs/>
    </w:rPr>
  </w:style>
  <w:style w:type="table" w:styleId="TableGrid">
    <w:name w:val="Table Grid"/>
    <w:basedOn w:val="TableNormal"/>
    <w:uiPriority w:val="3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155019"/>
    <w:rPr>
      <w:color w:val="808080"/>
    </w:rPr>
  </w:style>
  <w:style w:type="character" w:customStyle="1" w:styleId="normaltextrun">
    <w:name w:val="normaltextrun"/>
    <w:basedOn w:val="DefaultParagraphFont"/>
    <w:rsid w:val="000067FC"/>
  </w:style>
  <w:style w:type="paragraph" w:styleId="Revision">
    <w:name w:val="Revision"/>
    <w:hidden/>
    <w:uiPriority w:val="99"/>
    <w:semiHidden/>
    <w:rsid w:val="00654F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31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F6367364E07040A66A511F2BD33765" ma:contentTypeVersion="9" ma:contentTypeDescription="Create a new document." ma:contentTypeScope="" ma:versionID="c8e8dd9942fef912c73855fd11c66f93">
  <xsd:schema xmlns:xsd="http://www.w3.org/2001/XMLSchema" xmlns:xs="http://www.w3.org/2001/XMLSchema" xmlns:p="http://schemas.microsoft.com/office/2006/metadata/properties" xmlns:ns2="c96d2489-53d1-464c-8462-64ca91233d6f" xmlns:ns3="ac7dd475-a523-456c-b885-caf7799bb230" targetNamespace="http://schemas.microsoft.com/office/2006/metadata/properties" ma:root="true" ma:fieldsID="e049228d18c717c2f158547a988b6407" ns2:_="" ns3:_="">
    <xsd:import namespace="c96d2489-53d1-464c-8462-64ca91233d6f"/>
    <xsd:import namespace="ac7dd475-a523-456c-b885-caf7799bb2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d2489-53d1-464c-8462-64ca91233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7dd475-a523-456c-b885-caf7799bb23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c7dd475-a523-456c-b885-caf7799bb230">
      <UserInfo>
        <DisplayName>Margherita Polacci</DisplayName>
        <AccountId>71</AccountId>
        <AccountType/>
      </UserInfo>
    </SharedWithUsers>
  </documentManagement>
</p:properties>
</file>

<file path=customXml/itemProps1.xml><?xml version="1.0" encoding="utf-8"?>
<ds:datastoreItem xmlns:ds="http://schemas.openxmlformats.org/officeDocument/2006/customXml" ds:itemID="{62A98777-2CE2-4EA8-B3DA-C8A9F6209345}">
  <ds:schemaRefs>
    <ds:schemaRef ds:uri="http://schemas.openxmlformats.org/officeDocument/2006/bibliography"/>
  </ds:schemaRefs>
</ds:datastoreItem>
</file>

<file path=customXml/itemProps2.xml><?xml version="1.0" encoding="utf-8"?>
<ds:datastoreItem xmlns:ds="http://schemas.openxmlformats.org/officeDocument/2006/customXml" ds:itemID="{F767BB7A-C62C-4B0D-94FC-EF5022B5D4DD}">
  <ds:schemaRefs>
    <ds:schemaRef ds:uri="http://schemas.microsoft.com/sharepoint/v3/contenttype/forms"/>
  </ds:schemaRefs>
</ds:datastoreItem>
</file>

<file path=customXml/itemProps3.xml><?xml version="1.0" encoding="utf-8"?>
<ds:datastoreItem xmlns:ds="http://schemas.openxmlformats.org/officeDocument/2006/customXml" ds:itemID="{B8FE1AB6-7C40-4079-A02C-D1AC1A30D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d2489-53d1-464c-8462-64ca91233d6f"/>
    <ds:schemaRef ds:uri="ac7dd475-a523-456c-b885-caf7799bb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77E8A7-71B2-49D8-9312-E99C750715BC}">
  <ds:schemaRefs>
    <ds:schemaRef ds:uri="http://schemas.microsoft.com/office/2006/metadata/properties"/>
    <ds:schemaRef ds:uri="http://schemas.microsoft.com/office/infopath/2007/PartnerControls"/>
    <ds:schemaRef ds:uri="ac7dd475-a523-456c-b885-caf7799bb23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1171</Words>
  <Characters>6289</Characters>
  <Application>Microsoft Office Word</Application>
  <DocSecurity>0</DocSecurity>
  <Lines>209</Lines>
  <Paragraphs>74</Paragraphs>
  <ScaleCrop>false</ScaleCrop>
  <HeadingPairs>
    <vt:vector size="2" baseType="variant">
      <vt:variant>
        <vt:lpstr>Title</vt:lpstr>
      </vt:variant>
      <vt:variant>
        <vt:i4>1</vt:i4>
      </vt:variant>
    </vt:vector>
  </HeadingPairs>
  <TitlesOfParts>
    <vt:vector size="1" baseType="lpstr">
      <vt:lpstr>[Exam Duration]</vt:lpstr>
    </vt:vector>
  </TitlesOfParts>
  <Company>University of Manchester - SCEAS</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Duration]</dc:title>
  <dc:subject/>
  <dc:creator>Steven Coppersthwaite-Lewis</dc:creator>
  <cp:keywords/>
  <cp:lastModifiedBy>Greg Holland</cp:lastModifiedBy>
  <cp:revision>2</cp:revision>
  <cp:lastPrinted>2018-12-05T06:10:00Z</cp:lastPrinted>
  <dcterms:created xsi:type="dcterms:W3CDTF">2025-12-02T08:22:00Z</dcterms:created>
  <dcterms:modified xsi:type="dcterms:W3CDTF">2025-12-02T08:22:00Z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0x010100A2F6367364E07040A66A511F2BD33765</vt:lpwstr>
  </property>
</Properties>
</file>