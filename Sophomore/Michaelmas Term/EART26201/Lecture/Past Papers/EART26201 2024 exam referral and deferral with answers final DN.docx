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43BB" w14:textId="75911DD7" w:rsidR="006069AB" w:rsidRPr="008972DF" w:rsidRDefault="006069AB" w:rsidP="00C523DD">
      <w:pPr>
        <w:rPr>
          <w:rFonts w:ascii="Arial" w:eastAsia="Arial" w:hAnsi="Arial" w:cs="Arial"/>
          <w:u w:val="single"/>
        </w:rPr>
      </w:pPr>
    </w:p>
    <w:p w14:paraId="446F1CEC" w14:textId="77777777" w:rsidR="00681006" w:rsidRPr="001C7D75" w:rsidRDefault="00681006" w:rsidP="00C523DD">
      <w:pPr>
        <w:rPr>
          <w:rFonts w:ascii="Arial" w:eastAsia="Arial" w:hAnsi="Arial" w:cs="Arial"/>
        </w:rPr>
      </w:pPr>
    </w:p>
    <w:p w14:paraId="079D4143" w14:textId="234A6817" w:rsidR="6103884C" w:rsidRDefault="00266E7F" w:rsidP="00C523DD">
      <w:pPr>
        <w:jc w:val="center"/>
        <w:rPr>
          <w:rFonts w:ascii="Arial" w:eastAsia="Arial" w:hAnsi="Arial" w:cs="Arial"/>
        </w:rPr>
      </w:pPr>
      <w:r>
        <w:rPr>
          <w:rFonts w:ascii="Arial" w:eastAsia="Arial" w:hAnsi="Arial" w:cs="Arial"/>
        </w:rPr>
        <w:t>1 Hour and 30 minutes</w:t>
      </w:r>
    </w:p>
    <w:p w14:paraId="0A7DE784" w14:textId="77777777" w:rsidR="00681006" w:rsidRPr="00A02259" w:rsidRDefault="00681006" w:rsidP="00C523DD">
      <w:pPr>
        <w:jc w:val="center"/>
        <w:rPr>
          <w:rFonts w:ascii="Arial" w:eastAsia="Arial" w:hAnsi="Arial" w:cs="Arial"/>
          <w:u w:val="single"/>
        </w:rPr>
      </w:pPr>
    </w:p>
    <w:p w14:paraId="1B27720C" w14:textId="77777777" w:rsidR="00681006" w:rsidRPr="00A02259" w:rsidRDefault="00681006" w:rsidP="00C523DD">
      <w:pPr>
        <w:jc w:val="center"/>
        <w:rPr>
          <w:rFonts w:ascii="Arial" w:eastAsia="Arial" w:hAnsi="Arial" w:cs="Arial"/>
          <w:u w:val="single"/>
        </w:rPr>
      </w:pPr>
    </w:p>
    <w:p w14:paraId="534EE796" w14:textId="77777777" w:rsidR="00681006" w:rsidRPr="00A02259" w:rsidRDefault="00681006" w:rsidP="00C523DD">
      <w:pPr>
        <w:jc w:val="center"/>
        <w:rPr>
          <w:rFonts w:ascii="Arial" w:eastAsia="Arial" w:hAnsi="Arial" w:cs="Arial"/>
          <w:u w:val="single"/>
        </w:rPr>
      </w:pPr>
    </w:p>
    <w:p w14:paraId="15174C4C" w14:textId="77777777" w:rsidR="00681006" w:rsidRPr="00A02259" w:rsidRDefault="00681006" w:rsidP="00C523DD">
      <w:pPr>
        <w:jc w:val="center"/>
        <w:rPr>
          <w:rFonts w:ascii="Arial" w:eastAsia="Arial" w:hAnsi="Arial" w:cs="Arial"/>
          <w:b/>
          <w:bCs/>
        </w:rPr>
      </w:pPr>
      <w:r w:rsidRPr="0BC28A76">
        <w:rPr>
          <w:rFonts w:ascii="Arial" w:eastAsia="Arial" w:hAnsi="Arial" w:cs="Arial"/>
          <w:b/>
          <w:bCs/>
        </w:rPr>
        <w:t>THE UNIVERSITY OF MANCHESTER</w:t>
      </w:r>
    </w:p>
    <w:p w14:paraId="7DD796B2" w14:textId="2DCD7FB8" w:rsidR="00681006" w:rsidRPr="00A02259" w:rsidRDefault="00681006" w:rsidP="00C523DD">
      <w:pPr>
        <w:jc w:val="center"/>
        <w:rPr>
          <w:rFonts w:ascii="Arial" w:eastAsia="Arial" w:hAnsi="Arial" w:cs="Arial"/>
          <w:b/>
          <w:bCs/>
        </w:rPr>
      </w:pPr>
    </w:p>
    <w:p w14:paraId="1F7D6A7B" w14:textId="19446F06" w:rsidR="7F2D00E6" w:rsidRPr="00DE7A55" w:rsidRDefault="0E84012F" w:rsidP="00C523DD">
      <w:pPr>
        <w:rPr>
          <w:rFonts w:ascii="Arial" w:eastAsia="Arial" w:hAnsi="Arial" w:cs="Arial"/>
          <w:b/>
          <w:bCs/>
        </w:rPr>
      </w:pPr>
      <w:r w:rsidRPr="0BC28A76">
        <w:rPr>
          <w:rFonts w:ascii="Arial" w:eastAsia="Arial" w:hAnsi="Arial" w:cs="Arial"/>
          <w:b/>
          <w:bCs/>
        </w:rPr>
        <w:t>EART</w:t>
      </w:r>
      <w:r w:rsidR="00266E7F">
        <w:rPr>
          <w:rFonts w:ascii="Arial" w:eastAsia="Arial" w:hAnsi="Arial" w:cs="Arial"/>
          <w:b/>
          <w:bCs/>
        </w:rPr>
        <w:t>26201</w:t>
      </w:r>
      <w:r w:rsidR="2B38FF45" w:rsidRPr="0BC28A76">
        <w:rPr>
          <w:rFonts w:ascii="Arial" w:eastAsia="Arial" w:hAnsi="Arial" w:cs="Arial"/>
          <w:b/>
          <w:bCs/>
        </w:rPr>
        <w:t xml:space="preserve"> </w:t>
      </w:r>
      <w:r w:rsidR="00266E7F">
        <w:rPr>
          <w:rFonts w:ascii="Arial" w:eastAsia="Arial" w:hAnsi="Arial" w:cs="Arial"/>
          <w:b/>
          <w:bCs/>
        </w:rPr>
        <w:t>Principles of Geochemistry</w:t>
      </w:r>
    </w:p>
    <w:p w14:paraId="7C1D4E1F" w14:textId="12880F4F" w:rsidR="341F1959" w:rsidRPr="00DE7A55" w:rsidRDefault="341F1959" w:rsidP="00C523DD">
      <w:pPr>
        <w:rPr>
          <w:rFonts w:ascii="Arial" w:eastAsia="Arial" w:hAnsi="Arial" w:cs="Arial"/>
          <w:b/>
          <w:bCs/>
        </w:rPr>
      </w:pPr>
    </w:p>
    <w:p w14:paraId="04481963" w14:textId="35EB7B7D" w:rsidR="00681006" w:rsidRPr="006C621B" w:rsidRDefault="0E84012F" w:rsidP="00C523DD">
      <w:pPr>
        <w:jc w:val="center"/>
        <w:rPr>
          <w:rFonts w:ascii="Arial" w:eastAsia="Arial" w:hAnsi="Arial" w:cs="Arial"/>
          <w:b/>
          <w:bCs/>
          <w:color w:val="000000"/>
        </w:rPr>
      </w:pPr>
      <w:r w:rsidRPr="0BC28A76">
        <w:rPr>
          <w:rFonts w:ascii="Arial" w:eastAsia="Arial" w:hAnsi="Arial" w:cs="Arial"/>
          <w:b/>
          <w:bCs/>
          <w:color w:val="000000" w:themeColor="text1"/>
        </w:rPr>
        <w:t>??</w:t>
      </w:r>
      <w:r w:rsidR="00214AF0" w:rsidRPr="0BC28A76">
        <w:rPr>
          <w:rFonts w:ascii="Arial" w:eastAsia="Arial" w:hAnsi="Arial" w:cs="Arial"/>
          <w:b/>
          <w:bCs/>
          <w:color w:val="000000" w:themeColor="text1"/>
        </w:rPr>
        <w:t xml:space="preserve"> </w:t>
      </w:r>
      <w:r w:rsidR="44891C23" w:rsidRPr="0BC28A76">
        <w:rPr>
          <w:rFonts w:ascii="Arial" w:eastAsia="Arial" w:hAnsi="Arial" w:cs="Arial"/>
          <w:b/>
          <w:bCs/>
          <w:color w:val="000000" w:themeColor="text1"/>
        </w:rPr>
        <w:t>J</w:t>
      </w:r>
      <w:r w:rsidR="005C52CE">
        <w:rPr>
          <w:rFonts w:ascii="Arial" w:eastAsia="Arial" w:hAnsi="Arial" w:cs="Arial"/>
          <w:b/>
          <w:bCs/>
          <w:color w:val="000000" w:themeColor="text1"/>
        </w:rPr>
        <w:t>une</w:t>
      </w:r>
      <w:r w:rsidR="00214AF0" w:rsidRPr="0BC28A76">
        <w:rPr>
          <w:rFonts w:ascii="Arial" w:eastAsia="Arial" w:hAnsi="Arial" w:cs="Arial"/>
          <w:b/>
          <w:bCs/>
          <w:color w:val="000000" w:themeColor="text1"/>
        </w:rPr>
        <w:t xml:space="preserve"> 202</w:t>
      </w:r>
      <w:r w:rsidR="005C52CE">
        <w:rPr>
          <w:rFonts w:ascii="Arial" w:eastAsia="Arial" w:hAnsi="Arial" w:cs="Arial"/>
          <w:b/>
          <w:bCs/>
          <w:color w:val="000000" w:themeColor="text1"/>
        </w:rPr>
        <w:t>4</w:t>
      </w:r>
    </w:p>
    <w:p w14:paraId="5D028C28" w14:textId="77777777" w:rsidR="00681006" w:rsidRPr="00214AF0" w:rsidRDefault="00681006" w:rsidP="00C523DD">
      <w:pPr>
        <w:jc w:val="center"/>
        <w:rPr>
          <w:rFonts w:ascii="Arial" w:eastAsia="Arial" w:hAnsi="Arial" w:cs="Arial"/>
          <w:b/>
          <w:bCs/>
          <w:color w:val="000000"/>
          <w:highlight w:val="yellow"/>
        </w:rPr>
      </w:pPr>
    </w:p>
    <w:p w14:paraId="45C7C647" w14:textId="1E178CF7" w:rsidR="00681006" w:rsidRPr="00566578" w:rsidRDefault="00F00265" w:rsidP="00C523DD">
      <w:pPr>
        <w:jc w:val="center"/>
        <w:rPr>
          <w:rFonts w:ascii="Arial" w:eastAsia="Arial" w:hAnsi="Arial" w:cs="Arial"/>
          <w:highlight w:val="yellow"/>
        </w:rPr>
      </w:pPr>
      <w:r w:rsidRPr="0BC28A76">
        <w:rPr>
          <w:rFonts w:ascii="Arial" w:eastAsia="Arial" w:hAnsi="Arial" w:cs="Arial"/>
        </w:rPr>
        <w:t>Time</w:t>
      </w:r>
      <w:r w:rsidR="25B3FB04" w:rsidRPr="0BC28A76">
        <w:rPr>
          <w:rFonts w:ascii="Arial" w:eastAsia="Arial" w:hAnsi="Arial" w:cs="Arial"/>
          <w:b/>
          <w:bCs/>
          <w:color w:val="000000" w:themeColor="text1"/>
        </w:rPr>
        <w:t>:</w:t>
      </w:r>
      <w:r w:rsidR="001263AF" w:rsidRPr="0BC28A76">
        <w:rPr>
          <w:rFonts w:ascii="Arial" w:eastAsia="Arial" w:hAnsi="Arial" w:cs="Arial"/>
          <w:b/>
          <w:bCs/>
          <w:color w:val="000000" w:themeColor="text1"/>
        </w:rPr>
        <w:t xml:space="preserve"> </w:t>
      </w:r>
      <w:r w:rsidR="2E7850A6" w:rsidRPr="0BC28A76">
        <w:rPr>
          <w:rFonts w:ascii="Arial" w:eastAsia="Arial" w:hAnsi="Arial" w:cs="Arial"/>
          <w:b/>
          <w:bCs/>
          <w:color w:val="000000" w:themeColor="text1"/>
        </w:rPr>
        <w:t>??</w:t>
      </w:r>
      <w:r w:rsidR="008A41D4" w:rsidRPr="0BC28A76">
        <w:rPr>
          <w:rFonts w:ascii="Arial" w:eastAsia="Arial" w:hAnsi="Arial" w:cs="Arial"/>
          <w:b/>
          <w:bCs/>
          <w:color w:val="000000" w:themeColor="text1"/>
        </w:rPr>
        <w:t xml:space="preserve">:?? </w:t>
      </w:r>
      <w:r w:rsidR="2E7850A6" w:rsidRPr="0BC28A76">
        <w:rPr>
          <w:rFonts w:ascii="Arial" w:eastAsia="Arial" w:hAnsi="Arial" w:cs="Arial"/>
          <w:b/>
          <w:bCs/>
          <w:color w:val="000000" w:themeColor="text1"/>
        </w:rPr>
        <w:t>-</w:t>
      </w:r>
      <w:r w:rsidR="008A41D4" w:rsidRPr="0BC28A76">
        <w:rPr>
          <w:rFonts w:ascii="Arial" w:eastAsia="Arial" w:hAnsi="Arial" w:cs="Arial"/>
          <w:b/>
          <w:bCs/>
          <w:color w:val="000000" w:themeColor="text1"/>
        </w:rPr>
        <w:t xml:space="preserve"> </w:t>
      </w:r>
      <w:r w:rsidR="2E7850A6" w:rsidRPr="0BC28A76">
        <w:rPr>
          <w:rFonts w:ascii="Arial" w:eastAsia="Arial" w:hAnsi="Arial" w:cs="Arial"/>
          <w:b/>
          <w:bCs/>
          <w:color w:val="000000" w:themeColor="text1"/>
        </w:rPr>
        <w:t>??</w:t>
      </w:r>
      <w:r w:rsidR="008A41D4" w:rsidRPr="0BC28A76">
        <w:rPr>
          <w:rFonts w:ascii="Arial" w:eastAsia="Arial" w:hAnsi="Arial" w:cs="Arial"/>
          <w:b/>
          <w:bCs/>
          <w:color w:val="000000" w:themeColor="text1"/>
        </w:rPr>
        <w:t>:??</w:t>
      </w:r>
    </w:p>
    <w:p w14:paraId="26D32D0B" w14:textId="2061066F" w:rsidR="004239C8" w:rsidRDefault="004239C8" w:rsidP="00C523DD">
      <w:pPr>
        <w:rPr>
          <w:rFonts w:ascii="Arial" w:eastAsia="Arial" w:hAnsi="Arial" w:cs="Arial"/>
        </w:rPr>
      </w:pPr>
    </w:p>
    <w:p w14:paraId="7BA5EA7C" w14:textId="00B16875" w:rsidR="004239C8" w:rsidRDefault="00ED4005" w:rsidP="00C523DD">
      <w:pPr>
        <w:spacing w:before="120" w:after="120"/>
        <w:rPr>
          <w:rFonts w:ascii="Arial" w:eastAsia="Arial" w:hAnsi="Arial" w:cs="Arial"/>
        </w:rPr>
      </w:pPr>
      <w:r w:rsidRPr="0BC28A76">
        <w:rPr>
          <w:rFonts w:ascii="Arial" w:eastAsia="Arial" w:hAnsi="Arial" w:cs="Arial"/>
        </w:rPr>
        <w:t>Answer ALL</w:t>
      </w:r>
      <w:r w:rsidR="00050077" w:rsidRPr="0BC28A76">
        <w:rPr>
          <w:rFonts w:ascii="Arial" w:eastAsia="Arial" w:hAnsi="Arial" w:cs="Arial"/>
        </w:rPr>
        <w:t xml:space="preserve"> </w:t>
      </w:r>
      <w:r w:rsidRPr="0BC28A76">
        <w:rPr>
          <w:rFonts w:ascii="Arial" w:eastAsia="Arial" w:hAnsi="Arial" w:cs="Arial"/>
        </w:rPr>
        <w:t xml:space="preserve">questions </w:t>
      </w:r>
      <w:r w:rsidR="00C74A2A" w:rsidRPr="0BC28A76">
        <w:rPr>
          <w:rFonts w:ascii="Arial" w:eastAsia="Arial" w:hAnsi="Arial" w:cs="Arial"/>
        </w:rPr>
        <w:t>in the booklets provided</w:t>
      </w:r>
      <w:r w:rsidR="004239C8" w:rsidRPr="0BC28A76">
        <w:rPr>
          <w:rFonts w:ascii="Arial" w:eastAsia="Arial" w:hAnsi="Arial" w:cs="Arial"/>
        </w:rPr>
        <w:t>.</w:t>
      </w:r>
    </w:p>
    <w:p w14:paraId="4579DA85" w14:textId="0ED34B1E" w:rsidR="00ED4005" w:rsidRPr="001124E1" w:rsidRDefault="00847B9A" w:rsidP="00C523DD">
      <w:pPr>
        <w:spacing w:before="120" w:after="120"/>
        <w:rPr>
          <w:rFonts w:ascii="Arial" w:eastAsia="Arial" w:hAnsi="Arial" w:cs="Arial"/>
        </w:rPr>
      </w:pPr>
      <w:r w:rsidRPr="0BC28A76">
        <w:rPr>
          <w:rFonts w:ascii="Arial" w:eastAsia="Arial" w:hAnsi="Arial" w:cs="Arial"/>
        </w:rPr>
        <w:t xml:space="preserve">Clearly label </w:t>
      </w:r>
      <w:r w:rsidR="0029485E" w:rsidRPr="0BC28A76">
        <w:rPr>
          <w:rFonts w:ascii="Arial" w:eastAsia="Arial" w:hAnsi="Arial" w:cs="Arial"/>
        </w:rPr>
        <w:t>wh</w:t>
      </w:r>
      <w:r w:rsidR="007F62CD" w:rsidRPr="0BC28A76">
        <w:rPr>
          <w:rFonts w:ascii="Arial" w:eastAsia="Arial" w:hAnsi="Arial" w:cs="Arial"/>
        </w:rPr>
        <w:t xml:space="preserve">ich </w:t>
      </w:r>
      <w:r w:rsidR="0029485E" w:rsidRPr="0BC28A76">
        <w:rPr>
          <w:rFonts w:ascii="Arial" w:eastAsia="Arial" w:hAnsi="Arial" w:cs="Arial"/>
        </w:rPr>
        <w:t xml:space="preserve">question </w:t>
      </w:r>
      <w:r w:rsidR="007F62CD" w:rsidRPr="0BC28A76">
        <w:rPr>
          <w:rFonts w:ascii="Arial" w:eastAsia="Arial" w:hAnsi="Arial" w:cs="Arial"/>
        </w:rPr>
        <w:t xml:space="preserve">each </w:t>
      </w:r>
      <w:r w:rsidRPr="0BC28A76">
        <w:rPr>
          <w:rFonts w:ascii="Arial" w:eastAsia="Arial" w:hAnsi="Arial" w:cs="Arial"/>
        </w:rPr>
        <w:t xml:space="preserve">of your </w:t>
      </w:r>
      <w:r w:rsidR="007F62CD" w:rsidRPr="0BC28A76">
        <w:rPr>
          <w:rFonts w:ascii="Arial" w:eastAsia="Arial" w:hAnsi="Arial" w:cs="Arial"/>
        </w:rPr>
        <w:t>answer</w:t>
      </w:r>
      <w:r w:rsidRPr="0BC28A76">
        <w:rPr>
          <w:rFonts w:ascii="Arial" w:eastAsia="Arial" w:hAnsi="Arial" w:cs="Arial"/>
        </w:rPr>
        <w:t>s</w:t>
      </w:r>
      <w:r w:rsidR="007F62CD" w:rsidRPr="0BC28A76">
        <w:rPr>
          <w:rFonts w:ascii="Arial" w:eastAsia="Arial" w:hAnsi="Arial" w:cs="Arial"/>
        </w:rPr>
        <w:t xml:space="preserve"> corresponds </w:t>
      </w:r>
      <w:r w:rsidR="00213ACC" w:rsidRPr="0BC28A76">
        <w:rPr>
          <w:rFonts w:ascii="Arial" w:eastAsia="Arial" w:hAnsi="Arial" w:cs="Arial"/>
        </w:rPr>
        <w:t>to</w:t>
      </w:r>
      <w:r w:rsidR="007F62CD" w:rsidRPr="0BC28A76">
        <w:rPr>
          <w:rFonts w:ascii="Arial" w:eastAsia="Arial" w:hAnsi="Arial" w:cs="Arial"/>
        </w:rPr>
        <w:t xml:space="preserve">.  All </w:t>
      </w:r>
      <w:r w:rsidR="00FE4845" w:rsidRPr="0BC28A76">
        <w:rPr>
          <w:rFonts w:ascii="Arial" w:eastAsia="Arial" w:hAnsi="Arial" w:cs="Arial"/>
        </w:rPr>
        <w:t xml:space="preserve">writing must be </w:t>
      </w:r>
      <w:r w:rsidR="007F62CD" w:rsidRPr="0BC28A76">
        <w:rPr>
          <w:rFonts w:ascii="Arial" w:eastAsia="Arial" w:hAnsi="Arial" w:cs="Arial"/>
        </w:rPr>
        <w:t>LEGIBLE</w:t>
      </w:r>
      <w:r w:rsidR="00FE4845" w:rsidRPr="0BC28A76">
        <w:rPr>
          <w:rFonts w:ascii="Arial" w:eastAsia="Arial" w:hAnsi="Arial" w:cs="Arial"/>
        </w:rPr>
        <w:t xml:space="preserve">. </w:t>
      </w:r>
      <w:r w:rsidR="000D39DF" w:rsidRPr="0BC28A76">
        <w:rPr>
          <w:rFonts w:ascii="Arial" w:eastAsia="Arial" w:hAnsi="Arial" w:cs="Arial"/>
        </w:rPr>
        <w:t xml:space="preserve"> </w:t>
      </w:r>
      <w:r w:rsidR="00FE4845" w:rsidRPr="0BC28A76">
        <w:rPr>
          <w:rFonts w:ascii="Arial" w:eastAsia="Arial" w:hAnsi="Arial" w:cs="Arial"/>
        </w:rPr>
        <w:t xml:space="preserve">Illegible documents </w:t>
      </w:r>
      <w:r w:rsidR="000D39DF" w:rsidRPr="0BC28A76">
        <w:rPr>
          <w:rFonts w:ascii="Arial" w:eastAsia="Arial" w:hAnsi="Arial" w:cs="Arial"/>
        </w:rPr>
        <w:t>can</w:t>
      </w:r>
      <w:r w:rsidR="00FE4845" w:rsidRPr="0BC28A76">
        <w:rPr>
          <w:rFonts w:ascii="Arial" w:eastAsia="Arial" w:hAnsi="Arial" w:cs="Arial"/>
        </w:rPr>
        <w:t>not be marked.</w:t>
      </w:r>
      <w:r w:rsidR="007F62CD" w:rsidRPr="0BC28A76">
        <w:rPr>
          <w:rFonts w:ascii="Arial" w:eastAsia="Arial" w:hAnsi="Arial" w:cs="Arial"/>
        </w:rPr>
        <w:t xml:space="preserve">  </w:t>
      </w:r>
    </w:p>
    <w:p w14:paraId="7EE1A453" w14:textId="3FC8BC54" w:rsidR="00ED4005" w:rsidRDefault="00ED4005" w:rsidP="00C523DD">
      <w:pPr>
        <w:spacing w:before="120" w:after="120"/>
        <w:rPr>
          <w:rFonts w:ascii="Arial" w:eastAsia="Arial" w:hAnsi="Arial" w:cs="Arial"/>
        </w:rPr>
      </w:pPr>
      <w:r w:rsidRPr="0BC28A76">
        <w:rPr>
          <w:rFonts w:ascii="Arial" w:eastAsia="Arial" w:hAnsi="Arial" w:cs="Arial"/>
        </w:rPr>
        <w:t xml:space="preserve">There are </w:t>
      </w:r>
      <w:r w:rsidR="77314A6A" w:rsidRPr="0BC28A76">
        <w:rPr>
          <w:rFonts w:ascii="Arial" w:eastAsia="Arial" w:hAnsi="Arial" w:cs="Arial"/>
        </w:rPr>
        <w:t xml:space="preserve">100 </w:t>
      </w:r>
      <w:r w:rsidR="004239C8" w:rsidRPr="0BC28A76">
        <w:rPr>
          <w:rFonts w:ascii="Arial" w:eastAsia="Arial" w:hAnsi="Arial" w:cs="Arial"/>
        </w:rPr>
        <w:t>marks</w:t>
      </w:r>
      <w:r w:rsidRPr="0BC28A76">
        <w:rPr>
          <w:rFonts w:ascii="Arial" w:eastAsia="Arial" w:hAnsi="Arial" w:cs="Arial"/>
        </w:rPr>
        <w:t xml:space="preserve"> available on this paper. </w:t>
      </w:r>
      <w:r w:rsidR="00494549" w:rsidRPr="0BC28A76">
        <w:rPr>
          <w:rFonts w:ascii="Arial" w:eastAsia="Arial" w:hAnsi="Arial" w:cs="Arial"/>
        </w:rPr>
        <w:t xml:space="preserve"> </w:t>
      </w:r>
      <w:r w:rsidRPr="0BC28A76">
        <w:rPr>
          <w:rFonts w:ascii="Arial" w:eastAsia="Arial" w:hAnsi="Arial" w:cs="Arial"/>
        </w:rPr>
        <w:t xml:space="preserve">The </w:t>
      </w:r>
      <w:r w:rsidR="004239C8" w:rsidRPr="0BC28A76">
        <w:rPr>
          <w:rFonts w:ascii="Arial" w:eastAsia="Arial" w:hAnsi="Arial" w:cs="Arial"/>
        </w:rPr>
        <w:t xml:space="preserve">number of marks for each question </w:t>
      </w:r>
      <w:r w:rsidRPr="0BC28A76">
        <w:rPr>
          <w:rFonts w:ascii="Arial" w:eastAsia="Arial" w:hAnsi="Arial" w:cs="Arial"/>
        </w:rPr>
        <w:t xml:space="preserve">is shown and </w:t>
      </w:r>
      <w:r w:rsidR="5878400B" w:rsidRPr="0BC28A76">
        <w:rPr>
          <w:rFonts w:ascii="Arial" w:eastAsia="Arial" w:hAnsi="Arial" w:cs="Arial"/>
        </w:rPr>
        <w:t>may be used</w:t>
      </w:r>
      <w:r w:rsidR="64233E0F" w:rsidRPr="0BC28A76">
        <w:rPr>
          <w:rFonts w:ascii="Arial" w:eastAsia="Arial" w:hAnsi="Arial" w:cs="Arial"/>
        </w:rPr>
        <w:t xml:space="preserve"> </w:t>
      </w:r>
      <w:r w:rsidR="77112685" w:rsidRPr="0BC28A76">
        <w:rPr>
          <w:rFonts w:ascii="Arial" w:eastAsia="Arial" w:hAnsi="Arial" w:cs="Arial"/>
        </w:rPr>
        <w:t>as</w:t>
      </w:r>
      <w:r w:rsidRPr="0BC28A76">
        <w:rPr>
          <w:rFonts w:ascii="Arial" w:eastAsia="Arial" w:hAnsi="Arial" w:cs="Arial"/>
        </w:rPr>
        <w:t xml:space="preserve"> a guide to how much time you should spend on each.</w:t>
      </w:r>
    </w:p>
    <w:p w14:paraId="316A0B19" w14:textId="7967BCB2" w:rsidR="00ED4005" w:rsidRPr="00A02259" w:rsidRDefault="0551C714" w:rsidP="00C523DD">
      <w:pPr>
        <w:spacing w:before="120" w:after="120"/>
        <w:rPr>
          <w:rFonts w:ascii="Arial" w:eastAsia="Arial" w:hAnsi="Arial" w:cs="Arial"/>
        </w:rPr>
      </w:pPr>
      <w:r w:rsidRPr="0BC28A76">
        <w:rPr>
          <w:rFonts w:ascii="Arial" w:eastAsia="Arial" w:hAnsi="Arial" w:cs="Arial"/>
        </w:rPr>
        <w:t>You may wish to u</w:t>
      </w:r>
      <w:r w:rsidR="00ED4005" w:rsidRPr="0BC28A76">
        <w:rPr>
          <w:rFonts w:ascii="Arial" w:eastAsia="Arial" w:hAnsi="Arial" w:cs="Arial"/>
        </w:rPr>
        <w:t>se labelled sketches to illustrate your answers where appropriate</w:t>
      </w:r>
      <w:r w:rsidR="001263AF" w:rsidRPr="0BC28A76">
        <w:rPr>
          <w:rFonts w:ascii="Arial" w:eastAsia="Arial" w:hAnsi="Arial" w:cs="Arial"/>
        </w:rPr>
        <w:t>.</w:t>
      </w:r>
      <w:r w:rsidR="00AB2CCF" w:rsidRPr="0BC28A76">
        <w:rPr>
          <w:rFonts w:ascii="Arial" w:eastAsia="Arial" w:hAnsi="Arial" w:cs="Arial"/>
        </w:rPr>
        <w:t xml:space="preserve">  </w:t>
      </w:r>
    </w:p>
    <w:p w14:paraId="4EE93A44" w14:textId="1189EDAF" w:rsidR="00006596" w:rsidRDefault="0065277A" w:rsidP="00C523DD">
      <w:pPr>
        <w:autoSpaceDE w:val="0"/>
        <w:autoSpaceDN w:val="0"/>
        <w:rPr>
          <w:rFonts w:ascii="Arial" w:hAnsi="Arial" w:cs="Arial"/>
          <w:b/>
        </w:rPr>
      </w:pPr>
      <w:r>
        <w:rPr>
          <w:rStyle w:val="normaltextrun"/>
          <w:rFonts w:ascii="Arial" w:hAnsi="Arial" w:cs="Arial"/>
          <w:color w:val="000000"/>
          <w:shd w:val="clear" w:color="auto" w:fill="FFFFFF"/>
        </w:rPr>
        <w:t>The use of calculators</w:t>
      </w:r>
      <w:r>
        <w:rPr>
          <w:rStyle w:val="normaltextrun"/>
          <w:rFonts w:ascii="Arial" w:hAnsi="Arial" w:cs="Arial"/>
          <w:b/>
          <w:bCs/>
          <w:color w:val="000000"/>
          <w:shd w:val="clear" w:color="auto" w:fill="FFFFFF"/>
        </w:rPr>
        <w:t xml:space="preserve"> is permitted</w:t>
      </w:r>
      <w:r>
        <w:rPr>
          <w:rStyle w:val="normaltextrun"/>
          <w:rFonts w:ascii="Arial" w:hAnsi="Arial" w:cs="Arial"/>
          <w:color w:val="000000"/>
          <w:shd w:val="clear" w:color="auto" w:fill="FFFFFF"/>
        </w:rPr>
        <w:t>, as long as they cannot store text, perform algebra and have no graphing capability.</w:t>
      </w:r>
    </w:p>
    <w:p w14:paraId="6A54A92C" w14:textId="08E6392A" w:rsidR="00A60EAD" w:rsidRDefault="00A60EAD" w:rsidP="00C523DD">
      <w:pPr>
        <w:autoSpaceDE w:val="0"/>
        <w:autoSpaceDN w:val="0"/>
        <w:rPr>
          <w:rFonts w:ascii="Arial" w:hAnsi="Arial" w:cs="Arial"/>
          <w:b/>
        </w:rPr>
      </w:pPr>
    </w:p>
    <w:p w14:paraId="032BC007" w14:textId="6440130D" w:rsidR="00A60EAD" w:rsidRDefault="00A60EAD" w:rsidP="00C523DD">
      <w:pPr>
        <w:autoSpaceDE w:val="0"/>
        <w:autoSpaceDN w:val="0"/>
        <w:rPr>
          <w:rFonts w:ascii="Arial" w:hAnsi="Arial" w:cs="Arial"/>
          <w:b/>
        </w:rPr>
      </w:pPr>
    </w:p>
    <w:p w14:paraId="0927D163" w14:textId="6C066733" w:rsidR="00A60EAD" w:rsidRDefault="00A60EAD" w:rsidP="00C523DD">
      <w:pPr>
        <w:autoSpaceDE w:val="0"/>
        <w:autoSpaceDN w:val="0"/>
        <w:rPr>
          <w:rFonts w:ascii="Arial" w:hAnsi="Arial" w:cs="Arial"/>
          <w:b/>
        </w:rPr>
      </w:pPr>
    </w:p>
    <w:p w14:paraId="4CB20158" w14:textId="2A367560" w:rsidR="00A60EAD" w:rsidRDefault="00A60EAD" w:rsidP="00C523DD">
      <w:pPr>
        <w:autoSpaceDE w:val="0"/>
        <w:autoSpaceDN w:val="0"/>
        <w:rPr>
          <w:rFonts w:ascii="Arial" w:hAnsi="Arial" w:cs="Arial"/>
          <w:b/>
        </w:rPr>
      </w:pPr>
    </w:p>
    <w:p w14:paraId="0641B4BA" w14:textId="24F1C5FC" w:rsidR="00A60EAD" w:rsidRDefault="00A60EAD" w:rsidP="00C523DD">
      <w:pPr>
        <w:autoSpaceDE w:val="0"/>
        <w:autoSpaceDN w:val="0"/>
        <w:rPr>
          <w:rFonts w:ascii="Arial" w:hAnsi="Arial" w:cs="Arial"/>
          <w:b/>
        </w:rPr>
      </w:pPr>
    </w:p>
    <w:p w14:paraId="6A451728" w14:textId="796FA1E2" w:rsidR="00A60EAD" w:rsidRDefault="00A60EAD" w:rsidP="00C523DD">
      <w:pPr>
        <w:autoSpaceDE w:val="0"/>
        <w:autoSpaceDN w:val="0"/>
        <w:rPr>
          <w:rFonts w:ascii="Arial" w:hAnsi="Arial" w:cs="Arial"/>
          <w:b/>
        </w:rPr>
      </w:pPr>
    </w:p>
    <w:p w14:paraId="4AA2571C" w14:textId="0ABD64F1" w:rsidR="00A60EAD" w:rsidRDefault="00A60EAD" w:rsidP="00C523DD">
      <w:pPr>
        <w:autoSpaceDE w:val="0"/>
        <w:autoSpaceDN w:val="0"/>
        <w:rPr>
          <w:rFonts w:ascii="Arial" w:hAnsi="Arial" w:cs="Arial"/>
          <w:b/>
        </w:rPr>
      </w:pPr>
    </w:p>
    <w:p w14:paraId="1ED61BF7" w14:textId="0D44F9DA" w:rsidR="00A60EAD" w:rsidRDefault="00A60EAD" w:rsidP="00C523DD">
      <w:pPr>
        <w:autoSpaceDE w:val="0"/>
        <w:autoSpaceDN w:val="0"/>
        <w:rPr>
          <w:rFonts w:ascii="Arial" w:hAnsi="Arial" w:cs="Arial"/>
          <w:b/>
        </w:rPr>
      </w:pPr>
    </w:p>
    <w:p w14:paraId="2A31C729" w14:textId="1F226C45" w:rsidR="00A60EAD" w:rsidRDefault="00A60EAD" w:rsidP="00C523DD">
      <w:pPr>
        <w:autoSpaceDE w:val="0"/>
        <w:autoSpaceDN w:val="0"/>
        <w:rPr>
          <w:rFonts w:ascii="Arial" w:hAnsi="Arial" w:cs="Arial"/>
          <w:b/>
        </w:rPr>
      </w:pPr>
    </w:p>
    <w:p w14:paraId="06A0505D" w14:textId="50F8D0B2" w:rsidR="00A60EAD" w:rsidRDefault="00A60EAD" w:rsidP="00C523DD">
      <w:pPr>
        <w:autoSpaceDE w:val="0"/>
        <w:autoSpaceDN w:val="0"/>
        <w:rPr>
          <w:rFonts w:ascii="Arial" w:hAnsi="Arial" w:cs="Arial"/>
          <w:b/>
        </w:rPr>
      </w:pPr>
    </w:p>
    <w:p w14:paraId="746B208A" w14:textId="7222B11C" w:rsidR="00A60EAD" w:rsidRDefault="00A60EAD" w:rsidP="00C523DD">
      <w:pPr>
        <w:autoSpaceDE w:val="0"/>
        <w:autoSpaceDN w:val="0"/>
        <w:rPr>
          <w:rFonts w:ascii="Arial" w:hAnsi="Arial" w:cs="Arial"/>
          <w:b/>
        </w:rPr>
      </w:pPr>
    </w:p>
    <w:p w14:paraId="37F1635A" w14:textId="790D926A" w:rsidR="00A60EAD" w:rsidRDefault="00A60EAD" w:rsidP="00C523DD">
      <w:pPr>
        <w:autoSpaceDE w:val="0"/>
        <w:autoSpaceDN w:val="0"/>
        <w:rPr>
          <w:rFonts w:ascii="Arial" w:hAnsi="Arial" w:cs="Arial"/>
          <w:b/>
        </w:rPr>
      </w:pPr>
    </w:p>
    <w:p w14:paraId="18B6D76F" w14:textId="66D6E831" w:rsidR="00A60EAD" w:rsidRDefault="00A60EAD" w:rsidP="00C523DD">
      <w:pPr>
        <w:autoSpaceDE w:val="0"/>
        <w:autoSpaceDN w:val="0"/>
        <w:rPr>
          <w:rFonts w:ascii="Arial" w:hAnsi="Arial" w:cs="Arial"/>
          <w:b/>
        </w:rPr>
      </w:pPr>
    </w:p>
    <w:p w14:paraId="7820D4F2" w14:textId="7B38C335" w:rsidR="00A60EAD" w:rsidRDefault="00A60EAD" w:rsidP="00C523DD">
      <w:pPr>
        <w:autoSpaceDE w:val="0"/>
        <w:autoSpaceDN w:val="0"/>
        <w:rPr>
          <w:rFonts w:ascii="Arial" w:hAnsi="Arial" w:cs="Arial"/>
          <w:b/>
          <w:bCs/>
        </w:rPr>
      </w:pPr>
    </w:p>
    <w:p w14:paraId="486CD08B" w14:textId="2B9D1BDA" w:rsidR="00A60EAD" w:rsidRDefault="00A60EAD" w:rsidP="00C523DD">
      <w:pPr>
        <w:autoSpaceDE w:val="0"/>
        <w:autoSpaceDN w:val="0"/>
        <w:rPr>
          <w:rFonts w:ascii="Arial" w:hAnsi="Arial" w:cs="Arial"/>
          <w:b/>
        </w:rPr>
      </w:pPr>
    </w:p>
    <w:p w14:paraId="644E8550" w14:textId="77777777" w:rsidR="00A60EAD" w:rsidRDefault="00A60EAD" w:rsidP="00C523DD">
      <w:pPr>
        <w:autoSpaceDE w:val="0"/>
        <w:autoSpaceDN w:val="0"/>
        <w:rPr>
          <w:rFonts w:ascii="Arial" w:hAnsi="Arial" w:cs="Arial"/>
          <w:b/>
        </w:rPr>
      </w:pPr>
    </w:p>
    <w:p w14:paraId="048E992C" w14:textId="6AB4A8B1" w:rsidR="00B36B22" w:rsidRDefault="00A02259" w:rsidP="00C523DD">
      <w:pPr>
        <w:autoSpaceDE w:val="0"/>
        <w:autoSpaceDN w:val="0"/>
        <w:rPr>
          <w:rFonts w:ascii="Arial" w:hAnsi="Arial" w:cs="Arial"/>
          <w:color w:val="000000"/>
        </w:rPr>
      </w:pPr>
      <w:r w:rsidRPr="62D3E41C">
        <w:rPr>
          <w:rFonts w:ascii="Arial" w:hAnsi="Arial" w:cs="Arial"/>
          <w:color w:val="000000" w:themeColor="text1"/>
        </w:rPr>
        <w:t>© The University of Manchester, 20</w:t>
      </w:r>
      <w:r w:rsidR="008446EC" w:rsidRPr="62D3E41C">
        <w:rPr>
          <w:rFonts w:ascii="Arial" w:hAnsi="Arial" w:cs="Arial"/>
          <w:color w:val="000000" w:themeColor="text1"/>
        </w:rPr>
        <w:t>23</w:t>
      </w:r>
      <w:r w:rsidRPr="62D3E41C">
        <w:rPr>
          <w:rFonts w:ascii="Arial" w:hAnsi="Arial" w:cs="Arial"/>
          <w:color w:val="000000" w:themeColor="text1"/>
        </w:rPr>
        <w:t xml:space="preserve"> </w:t>
      </w:r>
    </w:p>
    <w:p w14:paraId="7C90C7E7" w14:textId="77777777" w:rsidR="00862B6D" w:rsidRDefault="00B36B22" w:rsidP="00C523DD">
      <w:pPr>
        <w:autoSpaceDE w:val="0"/>
        <w:autoSpaceDN w:val="0"/>
        <w:rPr>
          <w:rFonts w:ascii="Arial" w:hAnsi="Arial" w:cs="Arial"/>
          <w:color w:val="000000"/>
        </w:rPr>
      </w:pPr>
      <w:r>
        <w:rPr>
          <w:rFonts w:ascii="Arial" w:hAnsi="Arial" w:cs="Arial"/>
          <w:color w:val="000000"/>
        </w:rPr>
        <w:br w:type="page"/>
      </w:r>
    </w:p>
    <w:p w14:paraId="2F9EAF7C" w14:textId="77777777" w:rsidR="005C52CE" w:rsidRPr="00C523DD" w:rsidRDefault="005C52CE" w:rsidP="00C523DD">
      <w:pPr>
        <w:rPr>
          <w:rFonts w:ascii="Arial" w:hAnsi="Arial" w:cs="Arial"/>
          <w:b/>
        </w:rPr>
      </w:pPr>
      <w:r w:rsidRPr="00C523DD">
        <w:rPr>
          <w:rFonts w:ascii="Arial" w:hAnsi="Arial" w:cs="Arial"/>
          <w:b/>
        </w:rPr>
        <w:lastRenderedPageBreak/>
        <w:t xml:space="preserve">Question 1 </w:t>
      </w:r>
    </w:p>
    <w:p w14:paraId="5A510D8C" w14:textId="77777777" w:rsidR="00C523DD" w:rsidRDefault="00C523DD" w:rsidP="00C523DD">
      <w:pPr>
        <w:rPr>
          <w:rFonts w:ascii="Arial" w:hAnsi="Arial" w:cs="Arial"/>
        </w:rPr>
      </w:pPr>
    </w:p>
    <w:p w14:paraId="75BEEF9A" w14:textId="46E7AD9F" w:rsidR="005C52CE" w:rsidRDefault="005C52CE" w:rsidP="00C523DD">
      <w:pPr>
        <w:rPr>
          <w:rFonts w:ascii="Arial" w:hAnsi="Arial" w:cs="Arial"/>
        </w:rPr>
      </w:pPr>
      <w:r w:rsidRPr="00C509C3">
        <w:rPr>
          <w:rFonts w:ascii="Arial" w:hAnsi="Arial" w:cs="Arial"/>
        </w:rPr>
        <w:t>Komatiites are MgO-rich magma</w:t>
      </w:r>
      <w:ins w:id="0" w:author="David Neave" w:date="2023-11-21T15:30:00Z">
        <w:r w:rsidR="006747F5">
          <w:rPr>
            <w:rFonts w:ascii="Arial" w:hAnsi="Arial" w:cs="Arial"/>
          </w:rPr>
          <w:t>tic rock</w:t>
        </w:r>
      </w:ins>
      <w:r w:rsidRPr="00C509C3">
        <w:rPr>
          <w:rFonts w:ascii="Arial" w:hAnsi="Arial" w:cs="Arial"/>
        </w:rPr>
        <w:t>s that mostly formed in the Archean (~3 Ga) when the mantle was much hotter than it is today. The crystallisation of these MgO-rich magmas can be roughly described using a phase diagram in the fayalite-forsterite system, where forsterite (Fo) is Mg-rich olivine and fayalite (Fa) is Fe-rich olivine. Compositions are summarised in terms of the proportion of Fo present (</w:t>
      </w:r>
      <w:r w:rsidRPr="00C509C3">
        <w:rPr>
          <w:rFonts w:ascii="Arial" w:hAnsi="Arial" w:cs="Arial"/>
          <w:i/>
          <w:iCs/>
        </w:rPr>
        <w:t>X</w:t>
      </w:r>
      <w:r w:rsidRPr="00C509C3">
        <w:rPr>
          <w:rFonts w:ascii="Arial" w:hAnsi="Arial" w:cs="Arial"/>
          <w:vertAlign w:val="subscript"/>
        </w:rPr>
        <w:t>Fo</w:t>
      </w:r>
      <w:r w:rsidRPr="00C509C3">
        <w:rPr>
          <w:rFonts w:ascii="Arial" w:hAnsi="Arial" w:cs="Arial"/>
        </w:rPr>
        <w:t>).</w:t>
      </w:r>
    </w:p>
    <w:p w14:paraId="38FAD2B1" w14:textId="77777777" w:rsidR="005C52CE" w:rsidRPr="00C509C3" w:rsidRDefault="005C52CE" w:rsidP="00C523DD">
      <w:pPr>
        <w:rPr>
          <w:rFonts w:ascii="Arial" w:hAnsi="Arial" w:cs="Arial"/>
        </w:rPr>
      </w:pPr>
    </w:p>
    <w:p w14:paraId="0971B1F0" w14:textId="77777777" w:rsidR="005C52CE" w:rsidRDefault="005C52CE" w:rsidP="00C523DD">
      <w:pPr>
        <w:jc w:val="center"/>
        <w:rPr>
          <w:rFonts w:ascii="Arial" w:hAnsi="Arial" w:cs="Arial"/>
        </w:rPr>
      </w:pPr>
      <w:r w:rsidRPr="00C509C3">
        <w:rPr>
          <w:rFonts w:ascii="Arial" w:hAnsi="Arial" w:cs="Arial"/>
          <w:noProof/>
        </w:rPr>
        <w:drawing>
          <wp:inline distT="0" distB="0" distL="0" distR="0" wp14:anchorId="27E1C63A" wp14:editId="1B7E6C53">
            <wp:extent cx="4752975" cy="4324350"/>
            <wp:effectExtent l="0" t="0" r="9525" b="0"/>
            <wp:docPr id="2" name="Picture 2"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2975" cy="4324350"/>
                    </a:xfrm>
                    <a:prstGeom prst="rect">
                      <a:avLst/>
                    </a:prstGeom>
                    <a:noFill/>
                    <a:ln>
                      <a:noFill/>
                    </a:ln>
                  </pic:spPr>
                </pic:pic>
              </a:graphicData>
            </a:graphic>
          </wp:inline>
        </w:drawing>
      </w:r>
    </w:p>
    <w:p w14:paraId="69C3EB4C" w14:textId="77777777" w:rsidR="005C52CE" w:rsidRPr="00C509C3" w:rsidRDefault="005C52CE" w:rsidP="00C523DD">
      <w:pPr>
        <w:jc w:val="center"/>
        <w:rPr>
          <w:rFonts w:ascii="Arial" w:hAnsi="Arial" w:cs="Arial"/>
        </w:rPr>
      </w:pPr>
    </w:p>
    <w:p w14:paraId="1C26BBC5" w14:textId="77777777" w:rsidR="005C52CE" w:rsidRPr="00C509C3" w:rsidRDefault="005C52CE" w:rsidP="00C523DD">
      <w:pPr>
        <w:pStyle w:val="ListParagraph"/>
        <w:numPr>
          <w:ilvl w:val="0"/>
          <w:numId w:val="7"/>
        </w:numPr>
        <w:spacing w:line="240" w:lineRule="auto"/>
        <w:ind w:left="360"/>
        <w:contextualSpacing w:val="0"/>
        <w:rPr>
          <w:rFonts w:ascii="Arial" w:hAnsi="Arial" w:cs="Arial"/>
          <w:sz w:val="24"/>
          <w:szCs w:val="24"/>
        </w:rPr>
      </w:pPr>
      <w:r w:rsidRPr="00C509C3">
        <w:rPr>
          <w:rFonts w:ascii="Arial" w:hAnsi="Arial" w:cs="Arial"/>
          <w:sz w:val="24"/>
          <w:szCs w:val="24"/>
        </w:rPr>
        <w:t xml:space="preserve">Komatiites crystallised olivine when they erupted onto the Earth’s surface. With respect to the Fa-Fo phase diagram, quantitatively describe what happens when a komatiite-like melt with a composition of </w:t>
      </w:r>
      <w:r w:rsidRPr="00C509C3">
        <w:rPr>
          <w:rFonts w:ascii="Arial" w:hAnsi="Arial" w:cs="Arial"/>
          <w:i/>
          <w:iCs/>
          <w:sz w:val="24"/>
          <w:szCs w:val="24"/>
        </w:rPr>
        <w:t>X</w:t>
      </w:r>
      <w:r w:rsidRPr="00C509C3">
        <w:rPr>
          <w:rFonts w:ascii="Arial" w:hAnsi="Arial" w:cs="Arial"/>
          <w:sz w:val="24"/>
          <w:szCs w:val="24"/>
          <w:vertAlign w:val="subscript"/>
        </w:rPr>
        <w:t>Fo</w:t>
      </w:r>
      <w:r w:rsidRPr="00C509C3">
        <w:rPr>
          <w:rFonts w:ascii="Arial" w:hAnsi="Arial" w:cs="Arial"/>
          <w:sz w:val="24"/>
          <w:szCs w:val="24"/>
        </w:rPr>
        <w:t xml:space="preserve"> = 0.8 undergoes:</w:t>
      </w:r>
    </w:p>
    <w:p w14:paraId="14FE4365" w14:textId="0A2B3CB6" w:rsidR="005C52CE" w:rsidRPr="00561790" w:rsidRDefault="005C52CE" w:rsidP="00C523DD">
      <w:pPr>
        <w:pStyle w:val="ListParagraph"/>
        <w:numPr>
          <w:ilvl w:val="0"/>
          <w:numId w:val="8"/>
        </w:numPr>
        <w:spacing w:line="240" w:lineRule="auto"/>
        <w:contextualSpacing w:val="0"/>
        <w:rPr>
          <w:rFonts w:ascii="Arial" w:hAnsi="Arial" w:cs="Arial"/>
          <w:sz w:val="24"/>
          <w:szCs w:val="24"/>
        </w:rPr>
      </w:pPr>
      <w:r w:rsidRPr="00C509C3">
        <w:rPr>
          <w:rFonts w:ascii="Arial" w:hAnsi="Arial" w:cs="Arial"/>
          <w:sz w:val="24"/>
          <w:szCs w:val="24"/>
        </w:rPr>
        <w:t xml:space="preserve">equilibrium crystallisation. </w:t>
      </w:r>
      <w:r w:rsidRPr="00D73ABC">
        <w:rPr>
          <w:rFonts w:ascii="Arial" w:hAnsi="Arial" w:cs="Arial"/>
          <w:b/>
          <w:bCs/>
          <w:sz w:val="24"/>
          <w:szCs w:val="24"/>
        </w:rPr>
        <w:t>[10</w:t>
      </w:r>
      <w:r>
        <w:rPr>
          <w:rFonts w:ascii="Arial" w:hAnsi="Arial" w:cs="Arial"/>
          <w:b/>
          <w:bCs/>
          <w:sz w:val="24"/>
          <w:szCs w:val="24"/>
        </w:rPr>
        <w:t>%</w:t>
      </w:r>
      <w:r w:rsidRPr="00D73ABC">
        <w:rPr>
          <w:rFonts w:ascii="Arial" w:hAnsi="Arial" w:cs="Arial"/>
          <w:b/>
          <w:bCs/>
          <w:sz w:val="24"/>
          <w:szCs w:val="24"/>
        </w:rPr>
        <w:t>]</w:t>
      </w:r>
    </w:p>
    <w:p w14:paraId="796C3076" w14:textId="77777777" w:rsidR="005C52CE" w:rsidRPr="00561790" w:rsidRDefault="005C52CE" w:rsidP="00C523DD">
      <w:pPr>
        <w:pStyle w:val="ListParagraph"/>
        <w:spacing w:line="240" w:lineRule="auto"/>
        <w:ind w:left="1440"/>
        <w:contextualSpacing w:val="0"/>
        <w:rPr>
          <w:rFonts w:ascii="Arial" w:hAnsi="Arial" w:cs="Arial"/>
          <w:color w:val="C00000"/>
          <w:sz w:val="24"/>
          <w:szCs w:val="24"/>
        </w:rPr>
      </w:pPr>
      <w:r>
        <w:rPr>
          <w:rFonts w:ascii="Arial" w:hAnsi="Arial" w:cs="Arial"/>
          <w:color w:val="C00000"/>
          <w:sz w:val="24"/>
          <w:szCs w:val="24"/>
        </w:rPr>
        <w:t>A melt with XFo=0.8 will start to crystallise at ~1820 °C, producing olivine with a composition of XFo~0.93. As the system cools, the melt and olivine will become progressively more Fe-rich until the olivine has a composition of XFo=0.8 when the melt has a composition of XFo~0.45 at ~1650 °C when the system is fully solidified. Top marks could be achieved for using the lever rule to describe the system state at some point during cooling.</w:t>
      </w:r>
    </w:p>
    <w:p w14:paraId="468C169A" w14:textId="41F11795" w:rsidR="005C52CE" w:rsidRPr="00C65625" w:rsidRDefault="005C52CE" w:rsidP="00C523DD">
      <w:pPr>
        <w:pStyle w:val="ListParagraph"/>
        <w:numPr>
          <w:ilvl w:val="0"/>
          <w:numId w:val="8"/>
        </w:numPr>
        <w:spacing w:line="240" w:lineRule="auto"/>
        <w:contextualSpacing w:val="0"/>
        <w:rPr>
          <w:rFonts w:ascii="Arial" w:hAnsi="Arial" w:cs="Arial"/>
          <w:sz w:val="24"/>
          <w:szCs w:val="24"/>
        </w:rPr>
      </w:pPr>
      <w:r w:rsidRPr="00C509C3">
        <w:rPr>
          <w:rFonts w:ascii="Arial" w:hAnsi="Arial" w:cs="Arial"/>
          <w:sz w:val="24"/>
          <w:szCs w:val="24"/>
        </w:rPr>
        <w:t xml:space="preserve">fractional crystallisation. </w:t>
      </w:r>
      <w:r w:rsidRPr="00D73ABC">
        <w:rPr>
          <w:rFonts w:ascii="Arial" w:hAnsi="Arial" w:cs="Arial"/>
          <w:b/>
          <w:bCs/>
          <w:sz w:val="24"/>
          <w:szCs w:val="24"/>
        </w:rPr>
        <w:t>[10</w:t>
      </w:r>
      <w:r>
        <w:rPr>
          <w:rFonts w:ascii="Arial" w:hAnsi="Arial" w:cs="Arial"/>
          <w:b/>
          <w:bCs/>
          <w:sz w:val="24"/>
          <w:szCs w:val="24"/>
        </w:rPr>
        <w:t>%</w:t>
      </w:r>
      <w:r w:rsidRPr="00D73ABC">
        <w:rPr>
          <w:rFonts w:ascii="Arial" w:hAnsi="Arial" w:cs="Arial"/>
          <w:b/>
          <w:bCs/>
          <w:sz w:val="24"/>
          <w:szCs w:val="24"/>
        </w:rPr>
        <w:t>]</w:t>
      </w:r>
    </w:p>
    <w:p w14:paraId="074BF5FA" w14:textId="77777777" w:rsidR="005C52CE" w:rsidRPr="00C523DD" w:rsidRDefault="005C52CE" w:rsidP="00C523DD">
      <w:pPr>
        <w:pStyle w:val="ListParagraph"/>
        <w:spacing w:line="240" w:lineRule="auto"/>
        <w:ind w:left="1440"/>
        <w:contextualSpacing w:val="0"/>
        <w:rPr>
          <w:rFonts w:ascii="Arial" w:hAnsi="Arial" w:cs="Arial"/>
          <w:color w:val="C00000"/>
          <w:sz w:val="24"/>
          <w:szCs w:val="24"/>
        </w:rPr>
      </w:pPr>
      <w:r w:rsidRPr="00C523DD">
        <w:rPr>
          <w:rFonts w:ascii="Arial" w:hAnsi="Arial" w:cs="Arial"/>
          <w:color w:val="C00000"/>
          <w:sz w:val="24"/>
          <w:szCs w:val="24"/>
        </w:rPr>
        <w:lastRenderedPageBreak/>
        <w:t>The first olivine crystals produced during fractional crystallisation will have the same composition as those produced by equilibrium crystallisation (XFo~0.93) and will form at the same temperature (~1820 °C). However, these olivine crystals will be removed from the system as soon as they form, which will lead to the melt evolving all the way to pure Fa (XFo=0) at 1220 °C as cooling proceeds, producing a series of crystals with compositions ranging from XFo~0.93 to XFo=0.</w:t>
      </w:r>
    </w:p>
    <w:p w14:paraId="08283E1B" w14:textId="457B2318" w:rsidR="005C52CE" w:rsidRPr="003124F0" w:rsidRDefault="005C52CE" w:rsidP="00C523DD">
      <w:pPr>
        <w:pStyle w:val="ListParagraph"/>
        <w:numPr>
          <w:ilvl w:val="0"/>
          <w:numId w:val="7"/>
        </w:numPr>
        <w:spacing w:line="240" w:lineRule="auto"/>
        <w:ind w:left="360"/>
        <w:contextualSpacing w:val="0"/>
        <w:rPr>
          <w:rFonts w:ascii="Arial" w:hAnsi="Arial" w:cs="Arial"/>
          <w:sz w:val="24"/>
          <w:szCs w:val="24"/>
        </w:rPr>
      </w:pPr>
      <w:r w:rsidRPr="00C509C3">
        <w:rPr>
          <w:rFonts w:ascii="Arial" w:hAnsi="Arial" w:cs="Arial"/>
          <w:sz w:val="24"/>
          <w:szCs w:val="24"/>
        </w:rPr>
        <w:t>Komatiite samples typically contain uniformly Fo-rich olivine crystals (</w:t>
      </w:r>
      <w:r w:rsidRPr="00C509C3">
        <w:rPr>
          <w:rFonts w:ascii="Arial" w:hAnsi="Arial" w:cs="Arial"/>
          <w:i/>
          <w:iCs/>
          <w:sz w:val="24"/>
          <w:szCs w:val="24"/>
        </w:rPr>
        <w:t>X</w:t>
      </w:r>
      <w:r w:rsidRPr="00C509C3">
        <w:rPr>
          <w:rFonts w:ascii="Arial" w:hAnsi="Arial" w:cs="Arial"/>
          <w:sz w:val="24"/>
          <w:szCs w:val="24"/>
          <w:vertAlign w:val="subscript"/>
        </w:rPr>
        <w:t>Fo</w:t>
      </w:r>
      <w:r w:rsidRPr="00C509C3">
        <w:rPr>
          <w:rFonts w:ascii="Arial" w:hAnsi="Arial" w:cs="Arial"/>
          <w:sz w:val="24"/>
          <w:szCs w:val="24"/>
        </w:rPr>
        <w:t xml:space="preserve"> &gt; 0.9). Do these olivine crystals record the full cooling history of the komatiites they were erupted in? Explain your reasoning. </w:t>
      </w:r>
      <w:r w:rsidRPr="00D73ABC">
        <w:rPr>
          <w:rFonts w:ascii="Arial" w:hAnsi="Arial" w:cs="Arial"/>
          <w:b/>
          <w:bCs/>
          <w:sz w:val="24"/>
          <w:szCs w:val="24"/>
        </w:rPr>
        <w:t>[5</w:t>
      </w:r>
      <w:r>
        <w:rPr>
          <w:rFonts w:ascii="Arial" w:hAnsi="Arial" w:cs="Arial"/>
          <w:b/>
          <w:bCs/>
          <w:sz w:val="24"/>
          <w:szCs w:val="24"/>
        </w:rPr>
        <w:t>%</w:t>
      </w:r>
      <w:r w:rsidRPr="00D73ABC">
        <w:rPr>
          <w:rFonts w:ascii="Arial" w:hAnsi="Arial" w:cs="Arial"/>
          <w:b/>
          <w:bCs/>
          <w:sz w:val="24"/>
          <w:szCs w:val="24"/>
        </w:rPr>
        <w:t>]</w:t>
      </w:r>
    </w:p>
    <w:p w14:paraId="0AE353D3" w14:textId="17EA23D6" w:rsidR="005C52CE" w:rsidRPr="003124F0" w:rsidRDefault="005C52CE" w:rsidP="00C523DD">
      <w:pPr>
        <w:pStyle w:val="ListParagraph"/>
        <w:spacing w:line="240" w:lineRule="auto"/>
        <w:ind w:left="360"/>
        <w:contextualSpacing w:val="0"/>
        <w:rPr>
          <w:rFonts w:ascii="Arial" w:hAnsi="Arial" w:cs="Arial"/>
          <w:color w:val="C00000"/>
          <w:sz w:val="24"/>
          <w:szCs w:val="24"/>
        </w:rPr>
      </w:pPr>
      <w:r w:rsidRPr="003124F0">
        <w:rPr>
          <w:rFonts w:ascii="Arial" w:hAnsi="Arial" w:cs="Arial"/>
          <w:bCs/>
          <w:color w:val="C00000"/>
          <w:sz w:val="24"/>
          <w:szCs w:val="24"/>
        </w:rPr>
        <w:t>Regardless of whether they evolve by equilibrium or fractional crystallisation, komatiites should generate olivines with a small or large range of XFo contents, respectively. This means that homogenous olivine crystals do not record the full cooling history of the komatiites. For full m</w:t>
      </w:r>
      <w:r w:rsidR="00C523DD">
        <w:rPr>
          <w:rFonts w:ascii="Arial" w:hAnsi="Arial" w:cs="Arial"/>
          <w:bCs/>
          <w:color w:val="C00000"/>
          <w:sz w:val="24"/>
          <w:szCs w:val="24"/>
        </w:rPr>
        <w:t>a</w:t>
      </w:r>
      <w:r w:rsidRPr="003124F0">
        <w:rPr>
          <w:rFonts w:ascii="Arial" w:hAnsi="Arial" w:cs="Arial"/>
          <w:bCs/>
          <w:color w:val="C00000"/>
          <w:sz w:val="24"/>
          <w:szCs w:val="24"/>
        </w:rPr>
        <w:t>rks the students may explain compositional homogeneity being the result of diffusive re-equilibration.</w:t>
      </w:r>
    </w:p>
    <w:p w14:paraId="4E137A1A" w14:textId="77777777" w:rsidR="005C52CE" w:rsidRPr="00C509C3" w:rsidRDefault="005C52CE" w:rsidP="00C523DD">
      <w:pPr>
        <w:pStyle w:val="ListParagraph"/>
        <w:numPr>
          <w:ilvl w:val="0"/>
          <w:numId w:val="7"/>
        </w:numPr>
        <w:spacing w:before="240" w:line="240" w:lineRule="auto"/>
        <w:ind w:left="357" w:hanging="357"/>
        <w:contextualSpacing w:val="0"/>
        <w:rPr>
          <w:rFonts w:ascii="Arial" w:hAnsi="Arial" w:cs="Arial"/>
          <w:sz w:val="24"/>
          <w:szCs w:val="24"/>
        </w:rPr>
      </w:pPr>
      <w:r w:rsidRPr="00C509C3">
        <w:rPr>
          <w:rFonts w:ascii="Arial" w:hAnsi="Arial" w:cs="Arial"/>
          <w:sz w:val="24"/>
          <w:szCs w:val="24"/>
        </w:rPr>
        <w:t>The Rayleigh fractionation equation describes how the concentration of an element in a liquid (</w:t>
      </w:r>
      <m:oMath>
        <m:sSubSup>
          <m:sSubSupPr>
            <m:ctrlPr>
              <w:rPr>
                <w:rFonts w:ascii="Cambria Math" w:eastAsia="+mn-ea" w:hAnsi="Cambria Math" w:cs="Arial"/>
                <w:i/>
                <w:iCs/>
                <w:kern w:val="24"/>
                <w:sz w:val="24"/>
                <w:szCs w:val="24"/>
              </w:rPr>
            </m:ctrlPr>
          </m:sSubSupPr>
          <m:e>
            <m:r>
              <w:rPr>
                <w:rFonts w:ascii="Cambria Math" w:eastAsia="+mn-ea" w:hAnsi="Cambria Math" w:cs="Arial"/>
                <w:kern w:val="24"/>
                <w:sz w:val="24"/>
                <w:szCs w:val="24"/>
              </w:rPr>
              <m:t>C</m:t>
            </m:r>
          </m:e>
          <m:sub>
            <m:r>
              <w:rPr>
                <w:rFonts w:ascii="Cambria Math" w:eastAsia="+mn-ea" w:hAnsi="Cambria Math" w:cs="Arial"/>
                <w:kern w:val="24"/>
                <w:sz w:val="24"/>
                <w:szCs w:val="24"/>
              </w:rPr>
              <m:t>l</m:t>
            </m:r>
          </m:sub>
          <m:sup>
            <m:r>
              <w:rPr>
                <w:rFonts w:ascii="Cambria Math" w:eastAsia="+mn-ea" w:hAnsi="Cambria Math" w:cs="Arial"/>
                <w:kern w:val="24"/>
                <w:sz w:val="24"/>
                <w:szCs w:val="24"/>
              </w:rPr>
              <m:t>liquid</m:t>
            </m:r>
          </m:sup>
        </m:sSubSup>
      </m:oMath>
      <w:r w:rsidRPr="00C509C3">
        <w:rPr>
          <w:rFonts w:ascii="Arial" w:hAnsi="Arial" w:cs="Arial"/>
          <w:sz w:val="24"/>
          <w:szCs w:val="24"/>
        </w:rPr>
        <w:t>) evolves with respect to the concentration in the initial liquid (</w:t>
      </w:r>
      <m:oMath>
        <m:sSubSup>
          <m:sSubSupPr>
            <m:ctrlPr>
              <w:rPr>
                <w:rFonts w:ascii="Cambria Math" w:eastAsia="+mn-ea" w:hAnsi="Cambria Math" w:cs="Arial"/>
                <w:i/>
                <w:iCs/>
                <w:kern w:val="24"/>
                <w:sz w:val="24"/>
                <w:szCs w:val="24"/>
              </w:rPr>
            </m:ctrlPr>
          </m:sSubSupPr>
          <m:e>
            <m:r>
              <w:rPr>
                <w:rFonts w:ascii="Cambria Math" w:eastAsia="+mn-ea" w:hAnsi="Cambria Math" w:cs="Arial"/>
                <w:kern w:val="24"/>
                <w:sz w:val="24"/>
                <w:szCs w:val="24"/>
              </w:rPr>
              <m:t>C</m:t>
            </m:r>
          </m:e>
          <m:sub>
            <m:r>
              <w:rPr>
                <w:rFonts w:ascii="Cambria Math" w:eastAsia="+mn-ea" w:hAnsi="Cambria Math" w:cs="Arial"/>
                <w:kern w:val="24"/>
                <w:sz w:val="24"/>
                <w:szCs w:val="24"/>
              </w:rPr>
              <m:t>0</m:t>
            </m:r>
          </m:sub>
          <m:sup>
            <m:r>
              <w:rPr>
                <w:rFonts w:ascii="Cambria Math" w:eastAsia="+mn-ea" w:hAnsi="Cambria Math" w:cs="Arial"/>
                <w:kern w:val="24"/>
                <w:sz w:val="24"/>
                <w:szCs w:val="24"/>
              </w:rPr>
              <m:t>liquid</m:t>
            </m:r>
          </m:sup>
        </m:sSubSup>
      </m:oMath>
      <w:r w:rsidRPr="00C509C3">
        <w:rPr>
          <w:rFonts w:ascii="Arial" w:hAnsi="Arial" w:cs="Arial"/>
          <w:sz w:val="24"/>
          <w:szCs w:val="24"/>
        </w:rPr>
        <w:t>) as a function of the melt fraction remaining (</w:t>
      </w:r>
      <m:oMath>
        <m:r>
          <w:rPr>
            <w:rFonts w:ascii="Cambria Math" w:eastAsia="+mn-ea" w:hAnsi="Cambria Math" w:cs="Arial"/>
            <w:kern w:val="24"/>
            <w:sz w:val="24"/>
            <w:szCs w:val="24"/>
          </w:rPr>
          <m:t>F</m:t>
        </m:r>
      </m:oMath>
      <w:r w:rsidRPr="00C509C3">
        <w:rPr>
          <w:rFonts w:ascii="Arial" w:hAnsi="Arial" w:cs="Arial"/>
          <w:sz w:val="24"/>
          <w:szCs w:val="24"/>
        </w:rPr>
        <w:t>) and partition coefficient (</w:t>
      </w:r>
      <m:oMath>
        <m:sSub>
          <m:sSubPr>
            <m:ctrlPr>
              <w:rPr>
                <w:rFonts w:ascii="Cambria Math" w:eastAsia="+mn-ea" w:hAnsi="Cambria Math" w:cs="Arial"/>
                <w:i/>
                <w:iCs/>
                <w:kern w:val="24"/>
                <w:sz w:val="24"/>
                <w:szCs w:val="24"/>
              </w:rPr>
            </m:ctrlPr>
          </m:sSubPr>
          <m:e>
            <m:r>
              <w:rPr>
                <w:rFonts w:ascii="Cambria Math" w:eastAsia="+mn-ea" w:hAnsi="Cambria Math" w:cs="Arial"/>
                <w:kern w:val="24"/>
                <w:sz w:val="24"/>
                <w:szCs w:val="24"/>
              </w:rPr>
              <m:t>D</m:t>
            </m:r>
          </m:e>
          <m:sub>
            <m:r>
              <w:rPr>
                <w:rFonts w:ascii="Cambria Math" w:eastAsia="+mn-ea" w:hAnsi="Cambria Math" w:cs="Arial"/>
                <w:kern w:val="24"/>
                <w:sz w:val="24"/>
                <w:szCs w:val="24"/>
              </w:rPr>
              <m:t>i</m:t>
            </m:r>
          </m:sub>
        </m:sSub>
      </m:oMath>
      <w:r w:rsidRPr="00C509C3">
        <w:rPr>
          <w:rFonts w:ascii="Arial" w:hAnsi="Arial" w:cs="Arial"/>
          <w:sz w:val="24"/>
          <w:szCs w:val="24"/>
        </w:rPr>
        <w:t>):</w:t>
      </w:r>
    </w:p>
    <w:p w14:paraId="5C4016FA" w14:textId="77777777" w:rsidR="005C52CE" w:rsidRPr="00C509C3" w:rsidRDefault="00000000" w:rsidP="00C523DD">
      <w:pPr>
        <w:pStyle w:val="ListParagraph"/>
        <w:spacing w:before="200" w:line="240" w:lineRule="auto"/>
        <w:contextualSpacing w:val="0"/>
        <w:rPr>
          <w:rFonts w:ascii="Arial" w:eastAsiaTheme="minorEastAsia" w:hAnsi="Arial" w:cs="Arial"/>
          <w:i/>
          <w:iCs/>
          <w:kern w:val="24"/>
          <w:sz w:val="24"/>
          <w:szCs w:val="24"/>
        </w:rPr>
      </w:pPr>
      <m:oMathPara>
        <m:oMath>
          <m:f>
            <m:fPr>
              <m:ctrlPr>
                <w:rPr>
                  <w:rFonts w:ascii="Cambria Math" w:eastAsia="+mn-ea" w:hAnsi="Cambria Math" w:cs="Arial"/>
                  <w:i/>
                  <w:iCs/>
                  <w:kern w:val="24"/>
                  <w:sz w:val="24"/>
                  <w:szCs w:val="24"/>
                </w:rPr>
              </m:ctrlPr>
            </m:fPr>
            <m:num>
              <m:sSubSup>
                <m:sSubSupPr>
                  <m:ctrlPr>
                    <w:rPr>
                      <w:rFonts w:ascii="Cambria Math" w:eastAsia="+mn-ea" w:hAnsi="Cambria Math" w:cs="Arial"/>
                      <w:i/>
                      <w:iCs/>
                      <w:kern w:val="24"/>
                      <w:sz w:val="24"/>
                      <w:szCs w:val="24"/>
                    </w:rPr>
                  </m:ctrlPr>
                </m:sSubSupPr>
                <m:e>
                  <m:r>
                    <w:rPr>
                      <w:rFonts w:ascii="Cambria Math" w:eastAsia="+mn-ea" w:hAnsi="Cambria Math" w:cs="Arial"/>
                      <w:kern w:val="24"/>
                      <w:sz w:val="24"/>
                      <w:szCs w:val="24"/>
                    </w:rPr>
                    <m:t>C</m:t>
                  </m:r>
                </m:e>
                <m:sub>
                  <m:r>
                    <w:rPr>
                      <w:rFonts w:ascii="Cambria Math" w:eastAsia="+mn-ea" w:hAnsi="Cambria Math" w:cs="Arial"/>
                      <w:kern w:val="24"/>
                      <w:sz w:val="24"/>
                      <w:szCs w:val="24"/>
                    </w:rPr>
                    <m:t>l</m:t>
                  </m:r>
                </m:sub>
                <m:sup>
                  <m:r>
                    <w:rPr>
                      <w:rFonts w:ascii="Cambria Math" w:eastAsia="+mn-ea" w:hAnsi="Cambria Math" w:cs="Arial"/>
                      <w:kern w:val="24"/>
                      <w:sz w:val="24"/>
                      <w:szCs w:val="24"/>
                    </w:rPr>
                    <m:t>liquid</m:t>
                  </m:r>
                </m:sup>
              </m:sSubSup>
            </m:num>
            <m:den>
              <m:sSubSup>
                <m:sSubSupPr>
                  <m:ctrlPr>
                    <w:rPr>
                      <w:rFonts w:ascii="Cambria Math" w:eastAsia="+mn-ea" w:hAnsi="Cambria Math" w:cs="Arial"/>
                      <w:i/>
                      <w:iCs/>
                      <w:kern w:val="24"/>
                      <w:sz w:val="24"/>
                      <w:szCs w:val="24"/>
                    </w:rPr>
                  </m:ctrlPr>
                </m:sSubSupPr>
                <m:e>
                  <m:r>
                    <w:rPr>
                      <w:rFonts w:ascii="Cambria Math" w:eastAsia="+mn-ea" w:hAnsi="Cambria Math" w:cs="Arial"/>
                      <w:kern w:val="24"/>
                      <w:sz w:val="24"/>
                      <w:szCs w:val="24"/>
                    </w:rPr>
                    <m:t>C</m:t>
                  </m:r>
                </m:e>
                <m:sub>
                  <m:r>
                    <w:rPr>
                      <w:rFonts w:ascii="Cambria Math" w:eastAsia="+mn-ea" w:hAnsi="Cambria Math" w:cs="Arial"/>
                      <w:kern w:val="24"/>
                      <w:sz w:val="24"/>
                      <w:szCs w:val="24"/>
                    </w:rPr>
                    <m:t>0</m:t>
                  </m:r>
                </m:sub>
                <m:sup>
                  <m:r>
                    <w:rPr>
                      <w:rFonts w:ascii="Cambria Math" w:eastAsia="+mn-ea" w:hAnsi="Cambria Math" w:cs="Arial"/>
                      <w:kern w:val="24"/>
                      <w:sz w:val="24"/>
                      <w:szCs w:val="24"/>
                    </w:rPr>
                    <m:t>liquid</m:t>
                  </m:r>
                </m:sup>
              </m:sSubSup>
            </m:den>
          </m:f>
          <m:r>
            <w:rPr>
              <w:rFonts w:ascii="Cambria Math" w:eastAsia="+mn-ea" w:hAnsi="Cambria Math" w:cs="Arial"/>
              <w:kern w:val="24"/>
              <w:sz w:val="24"/>
              <w:szCs w:val="24"/>
            </w:rPr>
            <m:t>=</m:t>
          </m:r>
          <m:sSup>
            <m:sSupPr>
              <m:ctrlPr>
                <w:rPr>
                  <w:rFonts w:ascii="Cambria Math" w:eastAsia="+mn-ea" w:hAnsi="Cambria Math" w:cs="Arial"/>
                  <w:i/>
                  <w:iCs/>
                  <w:kern w:val="24"/>
                  <w:sz w:val="24"/>
                  <w:szCs w:val="24"/>
                </w:rPr>
              </m:ctrlPr>
            </m:sSupPr>
            <m:e>
              <m:r>
                <w:rPr>
                  <w:rFonts w:ascii="Cambria Math" w:eastAsia="+mn-ea" w:hAnsi="Cambria Math" w:cs="Arial"/>
                  <w:kern w:val="24"/>
                  <w:sz w:val="24"/>
                  <w:szCs w:val="24"/>
                </w:rPr>
                <m:t>F</m:t>
              </m:r>
            </m:e>
            <m:sup>
              <m:d>
                <m:dPr>
                  <m:ctrlPr>
                    <w:rPr>
                      <w:rFonts w:ascii="Cambria Math" w:eastAsia="+mn-ea" w:hAnsi="Cambria Math" w:cs="Arial"/>
                      <w:i/>
                      <w:iCs/>
                      <w:kern w:val="24"/>
                      <w:sz w:val="24"/>
                      <w:szCs w:val="24"/>
                    </w:rPr>
                  </m:ctrlPr>
                </m:dPr>
                <m:e>
                  <m:sSub>
                    <m:sSubPr>
                      <m:ctrlPr>
                        <w:rPr>
                          <w:rFonts w:ascii="Cambria Math" w:eastAsia="+mn-ea" w:hAnsi="Cambria Math" w:cs="Arial"/>
                          <w:i/>
                          <w:iCs/>
                          <w:kern w:val="24"/>
                          <w:sz w:val="24"/>
                          <w:szCs w:val="24"/>
                        </w:rPr>
                      </m:ctrlPr>
                    </m:sSubPr>
                    <m:e>
                      <m:r>
                        <w:rPr>
                          <w:rFonts w:ascii="Cambria Math" w:eastAsia="+mn-ea" w:hAnsi="Cambria Math" w:cs="Arial"/>
                          <w:kern w:val="24"/>
                          <w:sz w:val="24"/>
                          <w:szCs w:val="24"/>
                        </w:rPr>
                        <m:t>D</m:t>
                      </m:r>
                    </m:e>
                    <m:sub>
                      <m:r>
                        <w:rPr>
                          <w:rFonts w:ascii="Cambria Math" w:eastAsia="+mn-ea" w:hAnsi="Cambria Math" w:cs="Arial"/>
                          <w:kern w:val="24"/>
                          <w:sz w:val="24"/>
                          <w:szCs w:val="24"/>
                        </w:rPr>
                        <m:t>i</m:t>
                      </m:r>
                    </m:sub>
                  </m:sSub>
                  <m:r>
                    <w:rPr>
                      <w:rFonts w:ascii="Cambria Math" w:eastAsia="+mn-ea" w:hAnsi="Cambria Math" w:cs="Arial"/>
                      <w:kern w:val="24"/>
                      <w:sz w:val="24"/>
                      <w:szCs w:val="24"/>
                    </w:rPr>
                    <m:t>-1</m:t>
                  </m:r>
                </m:e>
              </m:d>
            </m:sup>
          </m:sSup>
        </m:oMath>
      </m:oMathPara>
    </w:p>
    <w:p w14:paraId="21BE655D" w14:textId="46AB6F82" w:rsidR="005C52CE" w:rsidRDefault="005C52CE" w:rsidP="00C523DD">
      <w:pPr>
        <w:pStyle w:val="ListParagraph"/>
        <w:spacing w:before="240" w:line="240" w:lineRule="auto"/>
        <w:ind w:left="357"/>
        <w:contextualSpacing w:val="0"/>
        <w:rPr>
          <w:rFonts w:ascii="Arial" w:hAnsi="Arial" w:cs="Arial"/>
          <w:b/>
          <w:bCs/>
          <w:sz w:val="24"/>
          <w:szCs w:val="24"/>
        </w:rPr>
      </w:pPr>
      <w:r w:rsidRPr="00C509C3">
        <w:rPr>
          <w:rFonts w:ascii="Arial" w:hAnsi="Arial" w:cs="Arial"/>
          <w:sz w:val="24"/>
          <w:szCs w:val="24"/>
        </w:rPr>
        <w:t xml:space="preserve">Given that komatiites initially contain ~2000 µg/g Ni and that </w:t>
      </w:r>
      <m:oMath>
        <m:sSub>
          <m:sSubPr>
            <m:ctrlPr>
              <w:rPr>
                <w:rFonts w:ascii="Cambria Math" w:eastAsia="+mn-ea" w:hAnsi="Cambria Math" w:cs="Arial"/>
                <w:i/>
                <w:iCs/>
                <w:kern w:val="24"/>
                <w:sz w:val="24"/>
                <w:szCs w:val="24"/>
              </w:rPr>
            </m:ctrlPr>
          </m:sSubPr>
          <m:e>
            <m:r>
              <w:rPr>
                <w:rFonts w:ascii="Cambria Math" w:eastAsia="+mn-ea" w:hAnsi="Cambria Math" w:cs="Arial"/>
                <w:kern w:val="24"/>
                <w:sz w:val="24"/>
                <w:szCs w:val="24"/>
              </w:rPr>
              <m:t>D</m:t>
            </m:r>
          </m:e>
          <m:sub>
            <m:r>
              <w:rPr>
                <w:rFonts w:ascii="Cambria Math" w:eastAsia="+mn-ea" w:hAnsi="Cambria Math" w:cs="Arial"/>
                <w:kern w:val="24"/>
                <w:sz w:val="24"/>
                <w:szCs w:val="24"/>
              </w:rPr>
              <m:t>Ni</m:t>
            </m:r>
          </m:sub>
        </m:sSub>
        <m:r>
          <w:rPr>
            <w:rFonts w:ascii="Cambria Math" w:eastAsiaTheme="minorEastAsia" w:hAnsi="Cambria Math" w:cs="Arial"/>
            <w:kern w:val="24"/>
            <w:sz w:val="24"/>
            <w:szCs w:val="24"/>
          </w:rPr>
          <m:t>=5</m:t>
        </m:r>
      </m:oMath>
      <w:r>
        <w:rPr>
          <w:rFonts w:ascii="Arial" w:hAnsi="Arial" w:cs="Arial"/>
          <w:kern w:val="24"/>
          <w:sz w:val="24"/>
          <w:szCs w:val="24"/>
        </w:rPr>
        <w:t xml:space="preserve"> for olivine-melt system</w:t>
      </w:r>
      <w:r w:rsidRPr="00C509C3">
        <w:rPr>
          <w:rFonts w:ascii="Arial" w:hAnsi="Arial" w:cs="Arial"/>
          <w:sz w:val="24"/>
          <w:szCs w:val="24"/>
        </w:rPr>
        <w:t xml:space="preserve">, quantitatively explain why economically important Ni deposits are more likely to be associated with </w:t>
      </w:r>
      <w:r>
        <w:rPr>
          <w:rFonts w:ascii="Arial" w:hAnsi="Arial" w:cs="Arial"/>
          <w:sz w:val="24"/>
          <w:szCs w:val="24"/>
        </w:rPr>
        <w:t>primitive magmas</w:t>
      </w:r>
      <w:r w:rsidRPr="00C509C3">
        <w:rPr>
          <w:rFonts w:ascii="Arial" w:hAnsi="Arial" w:cs="Arial"/>
          <w:sz w:val="24"/>
          <w:szCs w:val="24"/>
        </w:rPr>
        <w:t xml:space="preserve"> (</w:t>
      </w:r>
      <m:oMath>
        <m:r>
          <w:rPr>
            <w:rFonts w:ascii="Cambria Math" w:eastAsia="+mn-ea" w:hAnsi="Cambria Math" w:cs="Arial"/>
            <w:kern w:val="24"/>
            <w:sz w:val="24"/>
            <w:szCs w:val="24"/>
          </w:rPr>
          <m:t>F~0.9</m:t>
        </m:r>
      </m:oMath>
      <w:r w:rsidRPr="00C509C3">
        <w:rPr>
          <w:rFonts w:ascii="Arial" w:hAnsi="Arial" w:cs="Arial"/>
          <w:sz w:val="24"/>
          <w:szCs w:val="24"/>
        </w:rPr>
        <w:t xml:space="preserve">) than </w:t>
      </w:r>
      <w:r>
        <w:rPr>
          <w:rFonts w:ascii="Arial" w:hAnsi="Arial" w:cs="Arial"/>
          <w:sz w:val="24"/>
          <w:szCs w:val="24"/>
        </w:rPr>
        <w:t>evolved magmas</w:t>
      </w:r>
      <w:r w:rsidRPr="00C509C3">
        <w:rPr>
          <w:rFonts w:ascii="Arial" w:hAnsi="Arial" w:cs="Arial"/>
          <w:sz w:val="24"/>
          <w:szCs w:val="24"/>
        </w:rPr>
        <w:t xml:space="preserve"> (</w:t>
      </w:r>
      <m:oMath>
        <m:r>
          <w:rPr>
            <w:rFonts w:ascii="Cambria Math" w:eastAsia="+mn-ea" w:hAnsi="Cambria Math" w:cs="Arial"/>
            <w:kern w:val="24"/>
            <w:sz w:val="24"/>
            <w:szCs w:val="24"/>
          </w:rPr>
          <m:t>F~0.5</m:t>
        </m:r>
      </m:oMath>
      <w:r w:rsidRPr="00C509C3">
        <w:rPr>
          <w:rFonts w:ascii="Arial" w:hAnsi="Arial" w:cs="Arial"/>
          <w:sz w:val="24"/>
          <w:szCs w:val="24"/>
        </w:rPr>
        <w:t xml:space="preserve">). Given that </w:t>
      </w:r>
      <m:oMath>
        <m:sSub>
          <m:sSubPr>
            <m:ctrlPr>
              <w:rPr>
                <w:rFonts w:ascii="Cambria Math" w:eastAsia="+mn-ea" w:hAnsi="Cambria Math" w:cs="Arial"/>
                <w:i/>
                <w:iCs/>
                <w:kern w:val="24"/>
                <w:sz w:val="24"/>
                <w:szCs w:val="24"/>
              </w:rPr>
            </m:ctrlPr>
          </m:sSubPr>
          <m:e>
            <m:r>
              <w:rPr>
                <w:rFonts w:ascii="Cambria Math" w:eastAsia="+mn-ea" w:hAnsi="Cambria Math" w:cs="Arial"/>
                <w:kern w:val="24"/>
                <w:sz w:val="24"/>
                <w:szCs w:val="24"/>
              </w:rPr>
              <m:t>D</m:t>
            </m:r>
          </m:e>
          <m:sub>
            <m:r>
              <w:rPr>
                <w:rFonts w:ascii="Cambria Math" w:eastAsia="+mn-ea" w:hAnsi="Cambria Math" w:cs="Arial"/>
                <w:kern w:val="24"/>
                <w:sz w:val="24"/>
                <w:szCs w:val="24"/>
              </w:rPr>
              <m:t>Co</m:t>
            </m:r>
          </m:sub>
        </m:sSub>
        <m:r>
          <w:rPr>
            <w:rFonts w:ascii="Cambria Math" w:eastAsiaTheme="minorEastAsia" w:hAnsi="Cambria Math" w:cs="Arial"/>
            <w:kern w:val="24"/>
            <w:sz w:val="24"/>
            <w:szCs w:val="24"/>
          </w:rPr>
          <m:t>=3</m:t>
        </m:r>
      </m:oMath>
      <w:r w:rsidRPr="00C509C3">
        <w:rPr>
          <w:rFonts w:ascii="Arial" w:eastAsiaTheme="minorEastAsia" w:hAnsi="Arial" w:cs="Arial"/>
          <w:iCs/>
          <w:kern w:val="24"/>
          <w:sz w:val="24"/>
          <w:szCs w:val="24"/>
        </w:rPr>
        <w:t xml:space="preserve"> </w:t>
      </w:r>
      <w:r w:rsidRPr="00C509C3">
        <w:rPr>
          <w:rFonts w:ascii="Arial" w:hAnsi="Arial" w:cs="Arial"/>
          <w:sz w:val="24"/>
          <w:szCs w:val="24"/>
        </w:rPr>
        <w:t xml:space="preserve">and </w:t>
      </w:r>
      <m:oMath>
        <m:sSub>
          <m:sSubPr>
            <m:ctrlPr>
              <w:rPr>
                <w:rFonts w:ascii="Cambria Math" w:eastAsia="+mn-ea" w:hAnsi="Cambria Math" w:cs="Arial"/>
                <w:i/>
                <w:iCs/>
                <w:kern w:val="24"/>
                <w:sz w:val="24"/>
                <w:szCs w:val="24"/>
              </w:rPr>
            </m:ctrlPr>
          </m:sSubPr>
          <m:e>
            <m:r>
              <w:rPr>
                <w:rFonts w:ascii="Cambria Math" w:eastAsia="+mn-ea" w:hAnsi="Cambria Math" w:cs="Arial"/>
                <w:kern w:val="24"/>
                <w:sz w:val="24"/>
                <w:szCs w:val="24"/>
              </w:rPr>
              <m:t>D</m:t>
            </m:r>
          </m:e>
          <m:sub>
            <m:r>
              <w:rPr>
                <w:rFonts w:ascii="Cambria Math" w:eastAsia="+mn-ea" w:hAnsi="Cambria Math" w:cs="Arial"/>
                <w:kern w:val="24"/>
                <w:sz w:val="24"/>
                <w:szCs w:val="24"/>
              </w:rPr>
              <m:t>Cr</m:t>
            </m:r>
          </m:sub>
        </m:sSub>
        <m:r>
          <w:rPr>
            <w:rFonts w:ascii="Cambria Math" w:eastAsiaTheme="minorEastAsia" w:hAnsi="Cambria Math" w:cs="Arial"/>
            <w:kern w:val="24"/>
            <w:sz w:val="24"/>
            <w:szCs w:val="24"/>
          </w:rPr>
          <m:t>=0.6</m:t>
        </m:r>
      </m:oMath>
      <w:r w:rsidRPr="00C509C3">
        <w:rPr>
          <w:rFonts w:ascii="Arial" w:eastAsiaTheme="minorEastAsia" w:hAnsi="Arial" w:cs="Arial"/>
          <w:iCs/>
          <w:kern w:val="24"/>
          <w:sz w:val="24"/>
          <w:szCs w:val="24"/>
        </w:rPr>
        <w:t>, comment on whether Ni</w:t>
      </w:r>
      <w:r w:rsidRPr="00C509C3">
        <w:rPr>
          <w:rFonts w:ascii="Arial" w:hAnsi="Arial" w:cs="Arial"/>
          <w:sz w:val="24"/>
          <w:szCs w:val="24"/>
        </w:rPr>
        <w:t xml:space="preserve"> deposits associated with komatiites are more likely to contain economic quantities of Co or Cr. </w:t>
      </w:r>
      <w:r w:rsidRPr="00D73ABC">
        <w:rPr>
          <w:rFonts w:ascii="Arial" w:hAnsi="Arial" w:cs="Arial"/>
          <w:b/>
          <w:bCs/>
          <w:sz w:val="24"/>
          <w:szCs w:val="24"/>
        </w:rPr>
        <w:t>[15</w:t>
      </w:r>
      <w:r>
        <w:rPr>
          <w:rFonts w:ascii="Arial" w:hAnsi="Arial" w:cs="Arial"/>
          <w:b/>
          <w:bCs/>
          <w:sz w:val="24"/>
          <w:szCs w:val="24"/>
        </w:rPr>
        <w:t>%</w:t>
      </w:r>
      <w:r w:rsidRPr="00D73ABC">
        <w:rPr>
          <w:rFonts w:ascii="Arial" w:hAnsi="Arial" w:cs="Arial"/>
          <w:b/>
          <w:bCs/>
          <w:sz w:val="24"/>
          <w:szCs w:val="24"/>
        </w:rPr>
        <w:t>]</w:t>
      </w:r>
    </w:p>
    <w:tbl>
      <w:tblPr>
        <w:tblW w:w="2880" w:type="dxa"/>
        <w:jc w:val="center"/>
        <w:tblLook w:val="04A0" w:firstRow="1" w:lastRow="0" w:firstColumn="1" w:lastColumn="0" w:noHBand="0" w:noVBand="1"/>
      </w:tblPr>
      <w:tblGrid>
        <w:gridCol w:w="960"/>
        <w:gridCol w:w="960"/>
        <w:gridCol w:w="960"/>
      </w:tblGrid>
      <w:tr w:rsidR="005C52CE" w:rsidRPr="003124F0" w14:paraId="18576E7B" w14:textId="77777777" w:rsidTr="00530249">
        <w:trPr>
          <w:trHeight w:val="290"/>
          <w:jc w:val="center"/>
        </w:trPr>
        <w:tc>
          <w:tcPr>
            <w:tcW w:w="960" w:type="dxa"/>
            <w:tcBorders>
              <w:top w:val="nil"/>
              <w:left w:val="nil"/>
              <w:bottom w:val="nil"/>
              <w:right w:val="nil"/>
            </w:tcBorders>
            <w:noWrap/>
            <w:vAlign w:val="bottom"/>
            <w:hideMark/>
          </w:tcPr>
          <w:p w14:paraId="204373E2" w14:textId="77777777" w:rsidR="005C52CE" w:rsidRPr="003124F0" w:rsidRDefault="005C52CE" w:rsidP="00C523DD">
            <w:pPr>
              <w:rPr>
                <w:rFonts w:ascii="Arial" w:hAnsi="Arial" w:cs="Arial"/>
                <w:color w:val="C00000"/>
                <w:sz w:val="22"/>
                <w:szCs w:val="22"/>
              </w:rPr>
            </w:pPr>
            <w:r w:rsidRPr="003124F0">
              <w:rPr>
                <w:rFonts w:ascii="Arial" w:hAnsi="Arial" w:cs="Arial"/>
                <w:color w:val="C00000"/>
                <w:sz w:val="22"/>
                <w:szCs w:val="22"/>
              </w:rPr>
              <w:t>D</w:t>
            </w:r>
          </w:p>
        </w:tc>
        <w:tc>
          <w:tcPr>
            <w:tcW w:w="960" w:type="dxa"/>
            <w:tcBorders>
              <w:top w:val="nil"/>
              <w:left w:val="nil"/>
              <w:bottom w:val="nil"/>
              <w:right w:val="nil"/>
            </w:tcBorders>
            <w:noWrap/>
            <w:vAlign w:val="bottom"/>
            <w:hideMark/>
          </w:tcPr>
          <w:p w14:paraId="56C1696F" w14:textId="77777777" w:rsidR="005C52CE" w:rsidRPr="003124F0" w:rsidRDefault="005C52CE" w:rsidP="00C523DD">
            <w:pPr>
              <w:rPr>
                <w:rFonts w:ascii="Arial" w:hAnsi="Arial" w:cs="Arial"/>
                <w:color w:val="C00000"/>
                <w:sz w:val="22"/>
                <w:szCs w:val="22"/>
              </w:rPr>
            </w:pPr>
            <w:r w:rsidRPr="003124F0">
              <w:rPr>
                <w:rFonts w:ascii="Arial" w:hAnsi="Arial" w:cs="Arial"/>
                <w:color w:val="C00000"/>
                <w:sz w:val="22"/>
                <w:szCs w:val="22"/>
              </w:rPr>
              <w:t>5</w:t>
            </w:r>
          </w:p>
        </w:tc>
        <w:tc>
          <w:tcPr>
            <w:tcW w:w="960" w:type="dxa"/>
            <w:tcBorders>
              <w:top w:val="nil"/>
              <w:left w:val="nil"/>
              <w:bottom w:val="single" w:sz="4" w:space="0" w:color="auto"/>
              <w:right w:val="nil"/>
            </w:tcBorders>
            <w:noWrap/>
            <w:vAlign w:val="bottom"/>
          </w:tcPr>
          <w:p w14:paraId="54F6BA57" w14:textId="77777777" w:rsidR="005C52CE" w:rsidRPr="003124F0" w:rsidRDefault="005C52CE" w:rsidP="00C523DD">
            <w:pPr>
              <w:jc w:val="right"/>
              <w:rPr>
                <w:rFonts w:ascii="Arial" w:hAnsi="Arial" w:cs="Arial"/>
                <w:color w:val="C00000"/>
                <w:sz w:val="22"/>
                <w:szCs w:val="22"/>
              </w:rPr>
            </w:pPr>
          </w:p>
        </w:tc>
      </w:tr>
      <w:tr w:rsidR="005C52CE" w:rsidRPr="003124F0" w14:paraId="5ECDD173" w14:textId="77777777" w:rsidTr="00530249">
        <w:trPr>
          <w:trHeight w:val="290"/>
          <w:jc w:val="center"/>
        </w:trPr>
        <w:tc>
          <w:tcPr>
            <w:tcW w:w="960" w:type="dxa"/>
            <w:tcBorders>
              <w:top w:val="nil"/>
              <w:left w:val="nil"/>
              <w:bottom w:val="nil"/>
              <w:right w:val="nil"/>
            </w:tcBorders>
            <w:noWrap/>
            <w:vAlign w:val="bottom"/>
            <w:hideMark/>
          </w:tcPr>
          <w:p w14:paraId="6D36141C" w14:textId="77777777" w:rsidR="005C52CE" w:rsidRPr="003124F0" w:rsidRDefault="005C52CE" w:rsidP="00C523DD">
            <w:pPr>
              <w:rPr>
                <w:rFonts w:ascii="Arial" w:hAnsi="Arial" w:cs="Arial"/>
                <w:color w:val="C00000"/>
                <w:sz w:val="22"/>
                <w:szCs w:val="22"/>
              </w:rPr>
            </w:pPr>
            <w:r w:rsidRPr="003124F0">
              <w:rPr>
                <w:rFonts w:ascii="Arial" w:hAnsi="Arial" w:cs="Arial"/>
                <w:color w:val="C00000"/>
                <w:sz w:val="22"/>
                <w:szCs w:val="22"/>
              </w:rPr>
              <w:t>C0</w:t>
            </w:r>
          </w:p>
        </w:tc>
        <w:tc>
          <w:tcPr>
            <w:tcW w:w="960" w:type="dxa"/>
            <w:tcBorders>
              <w:top w:val="nil"/>
              <w:left w:val="nil"/>
              <w:bottom w:val="nil"/>
              <w:right w:val="single" w:sz="4" w:space="0" w:color="auto"/>
            </w:tcBorders>
            <w:noWrap/>
            <w:vAlign w:val="bottom"/>
            <w:hideMark/>
          </w:tcPr>
          <w:p w14:paraId="4EAE758D" w14:textId="77777777" w:rsidR="005C52CE" w:rsidRPr="003124F0" w:rsidRDefault="005C52CE" w:rsidP="00C523DD">
            <w:pPr>
              <w:rPr>
                <w:rFonts w:ascii="Arial" w:hAnsi="Arial" w:cs="Arial"/>
                <w:color w:val="C00000"/>
                <w:sz w:val="22"/>
                <w:szCs w:val="22"/>
              </w:rPr>
            </w:pPr>
            <w:r w:rsidRPr="003124F0">
              <w:rPr>
                <w:rFonts w:ascii="Arial" w:hAnsi="Arial" w:cs="Arial"/>
                <w:color w:val="C00000"/>
                <w:sz w:val="22"/>
                <w:szCs w:val="22"/>
              </w:rPr>
              <w:t>2000</w:t>
            </w:r>
          </w:p>
        </w:tc>
        <w:tc>
          <w:tcPr>
            <w:tcW w:w="960" w:type="dxa"/>
            <w:tcBorders>
              <w:top w:val="single" w:sz="4" w:space="0" w:color="auto"/>
              <w:left w:val="single" w:sz="4" w:space="0" w:color="auto"/>
              <w:bottom w:val="nil"/>
              <w:right w:val="single" w:sz="4" w:space="0" w:color="auto"/>
            </w:tcBorders>
            <w:noWrap/>
            <w:vAlign w:val="bottom"/>
          </w:tcPr>
          <w:p w14:paraId="15E073F9" w14:textId="77777777" w:rsidR="005C52CE" w:rsidRPr="003124F0" w:rsidRDefault="005C52CE" w:rsidP="00C523DD">
            <w:pPr>
              <w:jc w:val="right"/>
              <w:rPr>
                <w:rFonts w:ascii="Arial" w:hAnsi="Arial" w:cs="Arial"/>
                <w:color w:val="C00000"/>
                <w:sz w:val="22"/>
                <w:szCs w:val="22"/>
              </w:rPr>
            </w:pPr>
            <w:r>
              <w:rPr>
                <w:rFonts w:ascii="Arial" w:hAnsi="Arial" w:cs="Arial"/>
                <w:color w:val="C00000"/>
                <w:sz w:val="22"/>
                <w:szCs w:val="22"/>
              </w:rPr>
              <w:t>Cl</w:t>
            </w:r>
          </w:p>
        </w:tc>
      </w:tr>
      <w:tr w:rsidR="005C52CE" w:rsidRPr="003124F0" w14:paraId="510655EC" w14:textId="77777777" w:rsidTr="00530249">
        <w:trPr>
          <w:trHeight w:val="290"/>
          <w:jc w:val="center"/>
        </w:trPr>
        <w:tc>
          <w:tcPr>
            <w:tcW w:w="960" w:type="dxa"/>
            <w:tcBorders>
              <w:top w:val="nil"/>
              <w:left w:val="nil"/>
              <w:bottom w:val="nil"/>
              <w:right w:val="nil"/>
            </w:tcBorders>
            <w:noWrap/>
            <w:vAlign w:val="bottom"/>
            <w:hideMark/>
          </w:tcPr>
          <w:p w14:paraId="18E9193F" w14:textId="77777777" w:rsidR="005C52CE" w:rsidRPr="003124F0" w:rsidRDefault="005C52CE" w:rsidP="00C523DD">
            <w:pPr>
              <w:rPr>
                <w:rFonts w:ascii="Arial" w:hAnsi="Arial" w:cs="Arial"/>
                <w:color w:val="C00000"/>
                <w:sz w:val="22"/>
                <w:szCs w:val="22"/>
              </w:rPr>
            </w:pPr>
            <w:r w:rsidRPr="003124F0">
              <w:rPr>
                <w:rFonts w:ascii="Arial" w:hAnsi="Arial" w:cs="Arial"/>
                <w:color w:val="C00000"/>
                <w:sz w:val="22"/>
                <w:szCs w:val="22"/>
              </w:rPr>
              <w:t>F</w:t>
            </w:r>
          </w:p>
        </w:tc>
        <w:tc>
          <w:tcPr>
            <w:tcW w:w="960" w:type="dxa"/>
            <w:tcBorders>
              <w:top w:val="nil"/>
              <w:left w:val="nil"/>
              <w:bottom w:val="nil"/>
              <w:right w:val="single" w:sz="4" w:space="0" w:color="auto"/>
            </w:tcBorders>
            <w:noWrap/>
            <w:vAlign w:val="bottom"/>
            <w:hideMark/>
          </w:tcPr>
          <w:p w14:paraId="417A5204" w14:textId="77777777" w:rsidR="005C52CE" w:rsidRPr="003124F0" w:rsidRDefault="005C52CE" w:rsidP="00C523DD">
            <w:pPr>
              <w:jc w:val="right"/>
              <w:rPr>
                <w:rFonts w:ascii="Arial" w:hAnsi="Arial" w:cs="Arial"/>
                <w:color w:val="C00000"/>
                <w:sz w:val="22"/>
                <w:szCs w:val="22"/>
              </w:rPr>
            </w:pPr>
            <w:r w:rsidRPr="003124F0">
              <w:rPr>
                <w:rFonts w:ascii="Arial" w:hAnsi="Arial" w:cs="Arial"/>
                <w:color w:val="C00000"/>
                <w:sz w:val="22"/>
                <w:szCs w:val="22"/>
              </w:rPr>
              <w:t>0.9</w:t>
            </w:r>
          </w:p>
        </w:tc>
        <w:tc>
          <w:tcPr>
            <w:tcW w:w="960" w:type="dxa"/>
            <w:tcBorders>
              <w:top w:val="nil"/>
              <w:left w:val="single" w:sz="4" w:space="0" w:color="auto"/>
              <w:bottom w:val="nil"/>
              <w:right w:val="single" w:sz="4" w:space="0" w:color="auto"/>
            </w:tcBorders>
            <w:noWrap/>
            <w:vAlign w:val="bottom"/>
            <w:hideMark/>
          </w:tcPr>
          <w:p w14:paraId="0CA92BEA" w14:textId="77777777" w:rsidR="005C52CE" w:rsidRPr="003124F0" w:rsidRDefault="005C52CE" w:rsidP="00C523DD">
            <w:pPr>
              <w:jc w:val="right"/>
              <w:rPr>
                <w:rFonts w:ascii="Arial" w:hAnsi="Arial" w:cs="Arial"/>
                <w:color w:val="C00000"/>
                <w:sz w:val="22"/>
                <w:szCs w:val="22"/>
              </w:rPr>
            </w:pPr>
            <w:r w:rsidRPr="003124F0">
              <w:rPr>
                <w:rFonts w:ascii="Arial" w:hAnsi="Arial" w:cs="Arial"/>
                <w:color w:val="C00000"/>
                <w:sz w:val="22"/>
                <w:szCs w:val="22"/>
              </w:rPr>
              <w:t>1312.2</w:t>
            </w:r>
          </w:p>
        </w:tc>
      </w:tr>
      <w:tr w:rsidR="005C52CE" w:rsidRPr="003124F0" w14:paraId="765A2524" w14:textId="77777777" w:rsidTr="00530249">
        <w:trPr>
          <w:trHeight w:val="290"/>
          <w:jc w:val="center"/>
        </w:trPr>
        <w:tc>
          <w:tcPr>
            <w:tcW w:w="960" w:type="dxa"/>
            <w:tcBorders>
              <w:top w:val="nil"/>
              <w:left w:val="nil"/>
              <w:bottom w:val="nil"/>
              <w:right w:val="nil"/>
            </w:tcBorders>
            <w:noWrap/>
            <w:vAlign w:val="bottom"/>
            <w:hideMark/>
          </w:tcPr>
          <w:p w14:paraId="7B1B1520" w14:textId="77777777" w:rsidR="005C52CE" w:rsidRPr="003124F0" w:rsidRDefault="005C52CE" w:rsidP="00C523DD">
            <w:pPr>
              <w:rPr>
                <w:rFonts w:ascii="Arial" w:hAnsi="Arial" w:cs="Arial"/>
                <w:color w:val="C00000"/>
                <w:sz w:val="22"/>
                <w:szCs w:val="22"/>
              </w:rPr>
            </w:pPr>
            <w:r w:rsidRPr="003124F0">
              <w:rPr>
                <w:rFonts w:ascii="Arial" w:hAnsi="Arial" w:cs="Arial"/>
                <w:color w:val="C00000"/>
                <w:sz w:val="22"/>
                <w:szCs w:val="22"/>
              </w:rPr>
              <w:t>F</w:t>
            </w:r>
          </w:p>
        </w:tc>
        <w:tc>
          <w:tcPr>
            <w:tcW w:w="960" w:type="dxa"/>
            <w:tcBorders>
              <w:top w:val="nil"/>
              <w:left w:val="nil"/>
              <w:bottom w:val="nil"/>
              <w:right w:val="single" w:sz="4" w:space="0" w:color="auto"/>
            </w:tcBorders>
            <w:noWrap/>
            <w:vAlign w:val="bottom"/>
            <w:hideMark/>
          </w:tcPr>
          <w:p w14:paraId="59065706" w14:textId="77777777" w:rsidR="005C52CE" w:rsidRPr="003124F0" w:rsidRDefault="005C52CE" w:rsidP="00C523DD">
            <w:pPr>
              <w:jc w:val="right"/>
              <w:rPr>
                <w:rFonts w:ascii="Arial" w:hAnsi="Arial" w:cs="Arial"/>
                <w:color w:val="C00000"/>
                <w:sz w:val="22"/>
                <w:szCs w:val="22"/>
              </w:rPr>
            </w:pPr>
            <w:r w:rsidRPr="003124F0">
              <w:rPr>
                <w:rFonts w:ascii="Arial" w:hAnsi="Arial" w:cs="Arial"/>
                <w:color w:val="C00000"/>
                <w:sz w:val="22"/>
                <w:szCs w:val="22"/>
              </w:rPr>
              <w:t>0.5</w:t>
            </w:r>
          </w:p>
        </w:tc>
        <w:tc>
          <w:tcPr>
            <w:tcW w:w="960" w:type="dxa"/>
            <w:tcBorders>
              <w:top w:val="nil"/>
              <w:left w:val="single" w:sz="4" w:space="0" w:color="auto"/>
              <w:bottom w:val="single" w:sz="4" w:space="0" w:color="auto"/>
              <w:right w:val="single" w:sz="4" w:space="0" w:color="auto"/>
            </w:tcBorders>
            <w:noWrap/>
            <w:vAlign w:val="bottom"/>
            <w:hideMark/>
          </w:tcPr>
          <w:p w14:paraId="63455852" w14:textId="77777777" w:rsidR="005C52CE" w:rsidRPr="003124F0" w:rsidRDefault="005C52CE" w:rsidP="00C523DD">
            <w:pPr>
              <w:jc w:val="right"/>
              <w:rPr>
                <w:rFonts w:ascii="Arial" w:hAnsi="Arial" w:cs="Arial"/>
                <w:color w:val="C00000"/>
                <w:sz w:val="22"/>
                <w:szCs w:val="22"/>
              </w:rPr>
            </w:pPr>
            <w:r w:rsidRPr="003124F0">
              <w:rPr>
                <w:rFonts w:ascii="Arial" w:hAnsi="Arial" w:cs="Arial"/>
                <w:color w:val="C00000"/>
                <w:sz w:val="22"/>
                <w:szCs w:val="22"/>
              </w:rPr>
              <w:t>125</w:t>
            </w:r>
          </w:p>
        </w:tc>
      </w:tr>
    </w:tbl>
    <w:p w14:paraId="7B4FD0BC" w14:textId="77777777" w:rsidR="005C52CE" w:rsidRPr="00825834" w:rsidRDefault="005C52CE" w:rsidP="00C523DD">
      <w:pPr>
        <w:pStyle w:val="ListParagraph"/>
        <w:spacing w:before="240" w:line="240" w:lineRule="auto"/>
        <w:ind w:left="357"/>
        <w:contextualSpacing w:val="0"/>
        <w:rPr>
          <w:rFonts w:ascii="Arial" w:hAnsi="Arial" w:cs="Arial"/>
          <w:color w:val="C00000"/>
          <w:sz w:val="24"/>
          <w:szCs w:val="24"/>
        </w:rPr>
      </w:pPr>
      <w:r w:rsidRPr="00825834">
        <w:rPr>
          <w:rFonts w:ascii="Arial" w:hAnsi="Arial" w:cs="Arial"/>
          <w:color w:val="C00000"/>
          <w:sz w:val="24"/>
          <w:szCs w:val="24"/>
        </w:rPr>
        <w:t>Ni is compatible, meaning that it is removed from melts as crystallisation proceeds – after 10% fractional crystallisation, komatiites contain 1300 ppm, but this decreases by an order of magnitude after a further 40% crystallisation (for 50% in total), to 125 ppm. This means that economic quantities of Ni are more likely to be accumulated in minimally crystallised Ni-rich magmas like komatiites. Co is similarly compatible to Ni, so will behave in a similar way. Cr, in contrast, is incompatible in an olivine-melt system, so will be progressively concentrated in the melt. Komatiite-associated Ni deposits are th8us more likely to contain economic quantities of Co than Cr.</w:t>
      </w:r>
    </w:p>
    <w:p w14:paraId="4007A379" w14:textId="77777777" w:rsidR="005C52CE" w:rsidRPr="00C509C3" w:rsidRDefault="005C52CE" w:rsidP="00C523DD">
      <w:pPr>
        <w:pStyle w:val="ListParagraph"/>
        <w:numPr>
          <w:ilvl w:val="0"/>
          <w:numId w:val="7"/>
        </w:numPr>
        <w:spacing w:before="240" w:line="240" w:lineRule="auto"/>
        <w:ind w:left="357" w:hanging="357"/>
        <w:contextualSpacing w:val="0"/>
        <w:rPr>
          <w:rFonts w:ascii="Arial" w:hAnsi="Arial" w:cs="Arial"/>
          <w:sz w:val="24"/>
          <w:szCs w:val="24"/>
        </w:rPr>
      </w:pPr>
      <w:r w:rsidRPr="00C509C3">
        <w:rPr>
          <w:rFonts w:ascii="Arial" w:hAnsi="Arial" w:cs="Arial"/>
          <w:sz w:val="24"/>
          <w:szCs w:val="24"/>
        </w:rPr>
        <w:lastRenderedPageBreak/>
        <w:t xml:space="preserve">Compositionally zoned olivine crystals are commonly found in basalts. This zoning often reflects the partial re-equilibration of crystals transferred between different magmas by diffusion. With reference to the Fa-Fo phase diagram, diffusion theory and the </w:t>
      </w:r>
      <w:r>
        <w:rPr>
          <w:rFonts w:ascii="Arial" w:hAnsi="Arial" w:cs="Arial"/>
          <w:sz w:val="24"/>
          <w:szCs w:val="24"/>
        </w:rPr>
        <w:t xml:space="preserve">three composition </w:t>
      </w:r>
      <w:r w:rsidRPr="00C509C3">
        <w:rPr>
          <w:rFonts w:ascii="Arial" w:hAnsi="Arial" w:cs="Arial"/>
          <w:sz w:val="24"/>
          <w:szCs w:val="24"/>
        </w:rPr>
        <w:t xml:space="preserve">profiles given </w:t>
      </w:r>
      <w:r>
        <w:rPr>
          <w:rFonts w:ascii="Arial" w:hAnsi="Arial" w:cs="Arial"/>
          <w:sz w:val="24"/>
          <w:szCs w:val="24"/>
        </w:rPr>
        <w:t xml:space="preserve">for three different olivine grains from different basalts </w:t>
      </w:r>
      <w:r w:rsidRPr="00C509C3">
        <w:rPr>
          <w:rFonts w:ascii="Arial" w:hAnsi="Arial" w:cs="Arial"/>
          <w:sz w:val="24"/>
          <w:szCs w:val="24"/>
        </w:rPr>
        <w:t>below, comment on:</w:t>
      </w:r>
    </w:p>
    <w:p w14:paraId="00173772" w14:textId="011CCDA3" w:rsidR="005C52CE" w:rsidRPr="00825834" w:rsidRDefault="005C52CE" w:rsidP="00C523DD">
      <w:pPr>
        <w:pStyle w:val="ListParagraph"/>
        <w:numPr>
          <w:ilvl w:val="0"/>
          <w:numId w:val="9"/>
        </w:numPr>
        <w:spacing w:line="240" w:lineRule="auto"/>
        <w:contextualSpacing w:val="0"/>
        <w:rPr>
          <w:rFonts w:ascii="Arial" w:hAnsi="Arial" w:cs="Arial"/>
          <w:sz w:val="24"/>
          <w:szCs w:val="24"/>
        </w:rPr>
      </w:pPr>
      <w:r w:rsidRPr="00C509C3">
        <w:rPr>
          <w:rFonts w:ascii="Arial" w:hAnsi="Arial" w:cs="Arial"/>
          <w:sz w:val="24"/>
          <w:szCs w:val="24"/>
        </w:rPr>
        <w:t xml:space="preserve">whether the zoning </w:t>
      </w:r>
      <w:r>
        <w:rPr>
          <w:rFonts w:ascii="Arial" w:hAnsi="Arial" w:cs="Arial"/>
          <w:sz w:val="24"/>
          <w:szCs w:val="24"/>
        </w:rPr>
        <w:t xml:space="preserve">for each profile </w:t>
      </w:r>
      <w:r w:rsidRPr="00C509C3">
        <w:rPr>
          <w:rFonts w:ascii="Arial" w:hAnsi="Arial" w:cs="Arial"/>
          <w:sz w:val="24"/>
          <w:szCs w:val="24"/>
        </w:rPr>
        <w:t xml:space="preserve">reflects transfer into hotter or cooler magmas. </w:t>
      </w:r>
      <w:r w:rsidRPr="00D73ABC">
        <w:rPr>
          <w:rFonts w:ascii="Arial" w:hAnsi="Arial" w:cs="Arial"/>
          <w:b/>
          <w:bCs/>
          <w:sz w:val="24"/>
          <w:szCs w:val="24"/>
        </w:rPr>
        <w:t>[5</w:t>
      </w:r>
      <w:r>
        <w:rPr>
          <w:rFonts w:ascii="Arial" w:hAnsi="Arial" w:cs="Arial"/>
          <w:b/>
          <w:bCs/>
          <w:sz w:val="24"/>
          <w:szCs w:val="24"/>
        </w:rPr>
        <w:t>%</w:t>
      </w:r>
      <w:r w:rsidRPr="00D73ABC">
        <w:rPr>
          <w:rFonts w:ascii="Arial" w:hAnsi="Arial" w:cs="Arial"/>
          <w:b/>
          <w:bCs/>
          <w:sz w:val="24"/>
          <w:szCs w:val="24"/>
        </w:rPr>
        <w:t>]</w:t>
      </w:r>
    </w:p>
    <w:p w14:paraId="15B6C5C4" w14:textId="77777777" w:rsidR="005C52CE" w:rsidRPr="007A2C51" w:rsidRDefault="005C52CE" w:rsidP="00C523DD">
      <w:pPr>
        <w:pStyle w:val="ListParagraph"/>
        <w:spacing w:line="240" w:lineRule="auto"/>
        <w:ind w:left="1440"/>
        <w:contextualSpacing w:val="0"/>
        <w:rPr>
          <w:rFonts w:ascii="Arial" w:hAnsi="Arial" w:cs="Arial"/>
          <w:color w:val="C00000"/>
          <w:sz w:val="24"/>
          <w:szCs w:val="24"/>
        </w:rPr>
      </w:pPr>
      <w:r w:rsidRPr="007A2C51">
        <w:rPr>
          <w:rFonts w:ascii="Arial" w:hAnsi="Arial" w:cs="Arial"/>
          <w:color w:val="C00000"/>
          <w:sz w:val="24"/>
          <w:szCs w:val="24"/>
        </w:rPr>
        <w:t>Profile 1 moved from a hotter to a cooler magma (higher to lower XFo), while Profiles 2 and 3 moved from a cooler to a hotter magma (lower to higher XFo)</w:t>
      </w:r>
    </w:p>
    <w:p w14:paraId="1FCDB045" w14:textId="6E6C08AD" w:rsidR="005C52CE" w:rsidRPr="002527DF" w:rsidRDefault="005C52CE" w:rsidP="00C523DD">
      <w:pPr>
        <w:pStyle w:val="ListParagraph"/>
        <w:numPr>
          <w:ilvl w:val="0"/>
          <w:numId w:val="9"/>
        </w:numPr>
        <w:spacing w:line="240" w:lineRule="auto"/>
        <w:contextualSpacing w:val="0"/>
        <w:rPr>
          <w:rFonts w:ascii="Arial" w:hAnsi="Arial" w:cs="Arial"/>
          <w:sz w:val="24"/>
          <w:szCs w:val="24"/>
        </w:rPr>
      </w:pPr>
      <w:r w:rsidRPr="00C509C3">
        <w:rPr>
          <w:rFonts w:ascii="Arial" w:hAnsi="Arial" w:cs="Arial"/>
          <w:sz w:val="24"/>
          <w:szCs w:val="24"/>
        </w:rPr>
        <w:t xml:space="preserve">the relative timing of the transfers recorded by the different profiles. </w:t>
      </w:r>
      <w:r w:rsidRPr="00D73ABC">
        <w:rPr>
          <w:rFonts w:ascii="Arial" w:hAnsi="Arial" w:cs="Arial"/>
          <w:b/>
          <w:bCs/>
          <w:sz w:val="24"/>
          <w:szCs w:val="24"/>
        </w:rPr>
        <w:t>[5</w:t>
      </w:r>
      <w:r>
        <w:rPr>
          <w:rFonts w:ascii="Arial" w:hAnsi="Arial" w:cs="Arial"/>
          <w:b/>
          <w:bCs/>
          <w:sz w:val="24"/>
          <w:szCs w:val="24"/>
        </w:rPr>
        <w:t>%</w:t>
      </w:r>
      <w:r w:rsidRPr="00D73ABC">
        <w:rPr>
          <w:rFonts w:ascii="Arial" w:hAnsi="Arial" w:cs="Arial"/>
          <w:b/>
          <w:bCs/>
          <w:sz w:val="24"/>
          <w:szCs w:val="24"/>
        </w:rPr>
        <w:t>]</w:t>
      </w:r>
    </w:p>
    <w:p w14:paraId="30F013D0" w14:textId="06F5FDC1" w:rsidR="005C52CE" w:rsidRPr="007A2C51" w:rsidRDefault="005C52CE" w:rsidP="00C523DD">
      <w:pPr>
        <w:pStyle w:val="ListParagraph"/>
        <w:spacing w:line="240" w:lineRule="auto"/>
        <w:ind w:left="1440"/>
        <w:contextualSpacing w:val="0"/>
        <w:rPr>
          <w:rFonts w:ascii="Arial" w:hAnsi="Arial" w:cs="Arial"/>
          <w:color w:val="C00000"/>
          <w:sz w:val="24"/>
          <w:szCs w:val="24"/>
        </w:rPr>
      </w:pPr>
      <w:r w:rsidRPr="007A2C51">
        <w:rPr>
          <w:rFonts w:ascii="Arial" w:hAnsi="Arial" w:cs="Arial"/>
          <w:color w:val="C00000"/>
          <w:sz w:val="24"/>
          <w:szCs w:val="24"/>
        </w:rPr>
        <w:t xml:space="preserve">Profile </w:t>
      </w:r>
      <w:r>
        <w:rPr>
          <w:rFonts w:ascii="Arial" w:hAnsi="Arial" w:cs="Arial"/>
          <w:color w:val="C00000"/>
          <w:sz w:val="24"/>
          <w:szCs w:val="24"/>
        </w:rPr>
        <w:t xml:space="preserve">2 is the shallowest and longest, and therefore oldest. Profile 1 is the steepest and shortest, and therefore </w:t>
      </w:r>
      <w:r w:rsidR="00C523DD">
        <w:rPr>
          <w:rFonts w:ascii="Arial" w:hAnsi="Arial" w:cs="Arial"/>
          <w:color w:val="C00000"/>
          <w:sz w:val="24"/>
          <w:szCs w:val="24"/>
        </w:rPr>
        <w:t>youngest</w:t>
      </w:r>
      <w:r>
        <w:rPr>
          <w:rFonts w:ascii="Arial" w:hAnsi="Arial" w:cs="Arial"/>
          <w:color w:val="C00000"/>
          <w:sz w:val="24"/>
          <w:szCs w:val="24"/>
        </w:rPr>
        <w:t>. Profile 3 is intermediate.</w:t>
      </w:r>
    </w:p>
    <w:p w14:paraId="0534E48A" w14:textId="77777777" w:rsidR="005C52CE" w:rsidRPr="00C509C3" w:rsidRDefault="005C52CE" w:rsidP="00C523DD">
      <w:pPr>
        <w:pStyle w:val="ListParagraph"/>
        <w:spacing w:line="240" w:lineRule="auto"/>
        <w:ind w:left="1440"/>
        <w:contextualSpacing w:val="0"/>
        <w:rPr>
          <w:rFonts w:ascii="Arial" w:hAnsi="Arial" w:cs="Arial"/>
          <w:sz w:val="24"/>
          <w:szCs w:val="24"/>
        </w:rPr>
      </w:pPr>
    </w:p>
    <w:p w14:paraId="59302AAB" w14:textId="77777777" w:rsidR="005C52CE" w:rsidRPr="00561790" w:rsidRDefault="005C52CE" w:rsidP="00C523DD">
      <w:pPr>
        <w:jc w:val="center"/>
        <w:rPr>
          <w:rFonts w:ascii="Arial" w:hAnsi="Arial" w:cs="Arial"/>
        </w:rPr>
      </w:pPr>
      <w:r>
        <w:rPr>
          <w:noProof/>
        </w:rPr>
        <w:drawing>
          <wp:inline distT="0" distB="0" distL="0" distR="0" wp14:anchorId="5C0E6A0B" wp14:editId="3007032F">
            <wp:extent cx="3956828" cy="3600000"/>
            <wp:effectExtent l="0" t="0" r="0" b="0"/>
            <wp:docPr id="1" name="Picture 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low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56828" cy="3600000"/>
                    </a:xfrm>
                    <a:prstGeom prst="rect">
                      <a:avLst/>
                    </a:prstGeom>
                    <a:noFill/>
                    <a:ln>
                      <a:noFill/>
                    </a:ln>
                  </pic:spPr>
                </pic:pic>
              </a:graphicData>
            </a:graphic>
          </wp:inline>
        </w:drawing>
      </w:r>
    </w:p>
    <w:p w14:paraId="3AA71E7E" w14:textId="77777777" w:rsidR="00664B61" w:rsidRDefault="00664B61" w:rsidP="00C523DD">
      <w:pPr>
        <w:autoSpaceDE w:val="0"/>
        <w:autoSpaceDN w:val="0"/>
        <w:rPr>
          <w:rFonts w:ascii="Arial" w:hAnsi="Arial" w:cs="Arial"/>
          <w:color w:val="000000"/>
        </w:rPr>
      </w:pPr>
    </w:p>
    <w:p w14:paraId="1A898156" w14:textId="77777777" w:rsidR="005C52CE" w:rsidRDefault="005C52CE" w:rsidP="00C523DD">
      <w:pPr>
        <w:rPr>
          <w:rFonts w:ascii="Arial" w:hAnsi="Arial" w:cs="Arial"/>
          <w:b/>
          <w:bCs/>
        </w:rPr>
      </w:pPr>
    </w:p>
    <w:p w14:paraId="6C88B94C" w14:textId="5526F95D" w:rsidR="005C52CE" w:rsidRDefault="005C52CE" w:rsidP="00C523DD">
      <w:pPr>
        <w:rPr>
          <w:rFonts w:ascii="Arial" w:hAnsi="Arial" w:cs="Arial"/>
          <w:b/>
          <w:bCs/>
        </w:rPr>
      </w:pPr>
      <w:r w:rsidRPr="005C52CE">
        <w:rPr>
          <w:rFonts w:ascii="Arial" w:hAnsi="Arial" w:cs="Arial"/>
          <w:b/>
          <w:bCs/>
        </w:rPr>
        <w:t xml:space="preserve">Question 2 </w:t>
      </w:r>
    </w:p>
    <w:p w14:paraId="53393E53" w14:textId="77777777" w:rsidR="00C523DD" w:rsidRPr="005C52CE" w:rsidRDefault="00C523DD" w:rsidP="00C523DD">
      <w:pPr>
        <w:rPr>
          <w:rFonts w:ascii="Arial" w:hAnsi="Arial" w:cs="Arial"/>
          <w:b/>
          <w:bCs/>
        </w:rPr>
      </w:pPr>
    </w:p>
    <w:p w14:paraId="54397FC9" w14:textId="60C998C3" w:rsidR="005C52CE" w:rsidRPr="005C52CE" w:rsidRDefault="005C52CE" w:rsidP="00C523DD">
      <w:pPr>
        <w:rPr>
          <w:rFonts w:ascii="Arial" w:hAnsi="Arial" w:cs="Arial"/>
        </w:rPr>
      </w:pPr>
      <w:r w:rsidRPr="005C52CE">
        <w:rPr>
          <w:rFonts w:ascii="Arial" w:hAnsi="Arial" w:cs="Arial"/>
        </w:rPr>
        <w:t xml:space="preserve">The solubility product (Ksp) of </w:t>
      </w:r>
      <w:r>
        <w:rPr>
          <w:rFonts w:ascii="Arial" w:hAnsi="Arial" w:cs="Arial"/>
        </w:rPr>
        <w:t>c</w:t>
      </w:r>
      <w:r w:rsidRPr="005C52CE">
        <w:rPr>
          <w:rFonts w:ascii="Arial" w:hAnsi="Arial" w:cs="Arial"/>
        </w:rPr>
        <w:t>alcite and siderite are 3x10</w:t>
      </w:r>
      <w:r w:rsidRPr="005C52CE">
        <w:rPr>
          <w:rFonts w:ascii="Arial" w:hAnsi="Arial" w:cs="Arial"/>
          <w:vertAlign w:val="superscript"/>
        </w:rPr>
        <w:t>-9</w:t>
      </w:r>
      <w:r w:rsidRPr="005C52CE">
        <w:rPr>
          <w:rFonts w:ascii="Arial" w:hAnsi="Arial" w:cs="Arial"/>
        </w:rPr>
        <w:t xml:space="preserve"> and 3x10</w:t>
      </w:r>
      <w:r w:rsidRPr="005C52CE">
        <w:rPr>
          <w:rFonts w:ascii="Arial" w:hAnsi="Arial" w:cs="Arial"/>
          <w:vertAlign w:val="superscript"/>
        </w:rPr>
        <w:t>-11</w:t>
      </w:r>
      <w:r w:rsidRPr="005C52CE">
        <w:rPr>
          <w:rFonts w:ascii="Arial" w:hAnsi="Arial" w:cs="Arial"/>
        </w:rPr>
        <w:t xml:space="preserve"> respectively so siderite will preferentially replace calcite. Assuming the concentration of Fe</w:t>
      </w:r>
      <w:r w:rsidRPr="005C52CE">
        <w:rPr>
          <w:rFonts w:ascii="Arial" w:hAnsi="Arial" w:cs="Arial"/>
          <w:vertAlign w:val="superscript"/>
        </w:rPr>
        <w:t>2+</w:t>
      </w:r>
      <w:r w:rsidRPr="005C52CE">
        <w:rPr>
          <w:rFonts w:ascii="Arial" w:hAnsi="Arial" w:cs="Arial"/>
        </w:rPr>
        <w:t xml:space="preserve"> ions is negligible (i.e. [Ca</w:t>
      </w:r>
      <w:r w:rsidRPr="005C52CE">
        <w:rPr>
          <w:rFonts w:ascii="Arial" w:hAnsi="Arial" w:cs="Arial"/>
          <w:vertAlign w:val="superscript"/>
        </w:rPr>
        <w:t>2+</w:t>
      </w:r>
      <w:r w:rsidRPr="005C52CE">
        <w:rPr>
          <w:rFonts w:ascii="Arial" w:hAnsi="Arial" w:cs="Arial"/>
        </w:rPr>
        <w:t>] + [Fe</w:t>
      </w:r>
      <w:r w:rsidRPr="005C52CE">
        <w:rPr>
          <w:rFonts w:ascii="Arial" w:hAnsi="Arial" w:cs="Arial"/>
          <w:vertAlign w:val="superscript"/>
        </w:rPr>
        <w:t>2+</w:t>
      </w:r>
      <w:r w:rsidRPr="005C52CE">
        <w:rPr>
          <w:rFonts w:ascii="Arial" w:hAnsi="Arial" w:cs="Arial"/>
        </w:rPr>
        <w:t>] ~ [Ca</w:t>
      </w:r>
      <w:r w:rsidRPr="005C52CE">
        <w:rPr>
          <w:rFonts w:ascii="Arial" w:hAnsi="Arial" w:cs="Arial"/>
          <w:vertAlign w:val="superscript"/>
        </w:rPr>
        <w:t>2+</w:t>
      </w:r>
      <w:r w:rsidRPr="005C52CE">
        <w:rPr>
          <w:rFonts w:ascii="Arial" w:hAnsi="Arial" w:cs="Arial"/>
        </w:rPr>
        <w:t>]) calculate the concentration of Fe</w:t>
      </w:r>
      <w:r w:rsidRPr="005C52CE">
        <w:rPr>
          <w:rFonts w:ascii="Arial" w:hAnsi="Arial" w:cs="Arial"/>
          <w:vertAlign w:val="superscript"/>
        </w:rPr>
        <w:t>2+</w:t>
      </w:r>
      <w:r w:rsidRPr="005C52CE">
        <w:rPr>
          <w:rFonts w:ascii="Arial" w:hAnsi="Arial" w:cs="Arial"/>
        </w:rPr>
        <w:t xml:space="preserve"> ions in solution in the presence and absence of Ca2+ ions. What is this effect called?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C52CE">
        <w:rPr>
          <w:rFonts w:ascii="Arial" w:hAnsi="Arial" w:cs="Arial"/>
        </w:rPr>
        <w:t>[25%]</w:t>
      </w:r>
    </w:p>
    <w:p w14:paraId="3CE82081" w14:textId="77777777" w:rsidR="005C52CE" w:rsidRPr="005C52CE" w:rsidRDefault="005C52CE" w:rsidP="00C523DD">
      <w:pPr>
        <w:spacing w:after="200"/>
        <w:jc w:val="both"/>
        <w:rPr>
          <w:rFonts w:ascii="Arial" w:hAnsi="Arial" w:cs="Arial"/>
          <w:b/>
          <w:bCs/>
        </w:rPr>
      </w:pPr>
    </w:p>
    <w:p w14:paraId="76698030" w14:textId="77777777" w:rsidR="005C52CE" w:rsidRPr="005C52CE" w:rsidRDefault="005C52CE" w:rsidP="00C523DD">
      <w:pPr>
        <w:rPr>
          <w:rFonts w:ascii="Arial" w:hAnsi="Arial" w:cs="Arial"/>
          <w:color w:val="FF0000"/>
        </w:rPr>
      </w:pPr>
      <w:r w:rsidRPr="005C52CE">
        <w:rPr>
          <w:rFonts w:ascii="Arial" w:hAnsi="Arial" w:cs="Arial"/>
          <w:color w:val="FF0000"/>
        </w:rPr>
        <w:lastRenderedPageBreak/>
        <w:t>Because the solubility of calcite is &gt;&gt; siderite and [Ca</w:t>
      </w:r>
      <w:r w:rsidRPr="005C52CE">
        <w:rPr>
          <w:rFonts w:ascii="Arial" w:hAnsi="Arial" w:cs="Arial"/>
          <w:color w:val="FF0000"/>
          <w:vertAlign w:val="superscript"/>
        </w:rPr>
        <w:t>2+</w:t>
      </w:r>
      <w:r w:rsidRPr="005C52CE">
        <w:rPr>
          <w:rFonts w:ascii="Arial" w:hAnsi="Arial" w:cs="Arial"/>
          <w:color w:val="FF0000"/>
        </w:rPr>
        <w:t>] &gt;&gt; [Fe</w:t>
      </w:r>
      <w:r w:rsidRPr="005C52CE">
        <w:rPr>
          <w:rFonts w:ascii="Arial" w:hAnsi="Arial" w:cs="Arial"/>
          <w:color w:val="FF0000"/>
          <w:vertAlign w:val="superscript"/>
        </w:rPr>
        <w:t>2+</w:t>
      </w:r>
      <w:r w:rsidRPr="005C52CE">
        <w:rPr>
          <w:rFonts w:ascii="Arial" w:hAnsi="Arial" w:cs="Arial"/>
          <w:color w:val="FF0000"/>
        </w:rPr>
        <w:t xml:space="preserve">] </w:t>
      </w:r>
    </w:p>
    <w:p w14:paraId="4867A2A7" w14:textId="77777777" w:rsidR="005C52CE" w:rsidRPr="005C52CE" w:rsidRDefault="005C52CE" w:rsidP="00C523DD">
      <w:pPr>
        <w:rPr>
          <w:rFonts w:ascii="Arial" w:hAnsi="Arial" w:cs="Arial"/>
          <w:color w:val="FF0000"/>
        </w:rPr>
      </w:pPr>
      <w:r w:rsidRPr="005C52CE">
        <w:rPr>
          <w:rFonts w:ascii="Arial" w:hAnsi="Arial" w:cs="Arial"/>
          <w:color w:val="FF0000"/>
        </w:rPr>
        <w:tab/>
        <w:t>Then approximate [Ca</w:t>
      </w:r>
      <w:r w:rsidRPr="005C52CE">
        <w:rPr>
          <w:rFonts w:ascii="Arial" w:hAnsi="Arial" w:cs="Arial"/>
          <w:color w:val="FF0000"/>
          <w:vertAlign w:val="superscript"/>
        </w:rPr>
        <w:t>2+</w:t>
      </w:r>
      <w:r w:rsidRPr="005C52CE">
        <w:rPr>
          <w:rFonts w:ascii="Arial" w:hAnsi="Arial" w:cs="Arial"/>
          <w:color w:val="FF0000"/>
        </w:rPr>
        <w:t>] + [Fe</w:t>
      </w:r>
      <w:r w:rsidRPr="005C52CE">
        <w:rPr>
          <w:rFonts w:ascii="Arial" w:hAnsi="Arial" w:cs="Arial"/>
          <w:color w:val="FF0000"/>
          <w:vertAlign w:val="superscript"/>
        </w:rPr>
        <w:t>2+</w:t>
      </w:r>
      <w:r w:rsidRPr="005C52CE">
        <w:rPr>
          <w:rFonts w:ascii="Arial" w:hAnsi="Arial" w:cs="Arial"/>
          <w:color w:val="FF0000"/>
        </w:rPr>
        <w:t>] ~ [Ca</w:t>
      </w:r>
      <w:r w:rsidRPr="005C52CE">
        <w:rPr>
          <w:rFonts w:ascii="Arial" w:hAnsi="Arial" w:cs="Arial"/>
          <w:color w:val="FF0000"/>
          <w:vertAlign w:val="superscript"/>
        </w:rPr>
        <w:t>2+</w:t>
      </w:r>
      <w:r w:rsidRPr="005C52CE">
        <w:rPr>
          <w:rFonts w:ascii="Arial" w:hAnsi="Arial" w:cs="Arial"/>
          <w:color w:val="FF0000"/>
        </w:rPr>
        <w:t>]</w:t>
      </w:r>
    </w:p>
    <w:p w14:paraId="4AD7CC31" w14:textId="77777777" w:rsidR="005C52CE" w:rsidRPr="005C52CE" w:rsidRDefault="005C52CE" w:rsidP="00C523DD">
      <w:pPr>
        <w:rPr>
          <w:rFonts w:ascii="Arial" w:hAnsi="Arial" w:cs="Arial"/>
          <w:color w:val="FF0000"/>
        </w:rPr>
      </w:pPr>
      <w:r w:rsidRPr="005C52CE">
        <w:rPr>
          <w:rFonts w:ascii="Arial" w:hAnsi="Arial" w:cs="Arial"/>
          <w:color w:val="FF0000"/>
        </w:rPr>
        <w:tab/>
      </w:r>
      <w:r w:rsidRPr="005C52CE">
        <w:rPr>
          <w:rFonts w:ascii="Arial" w:hAnsi="Arial" w:cs="Arial"/>
          <w:color w:val="FF0000"/>
        </w:rPr>
        <w:tab/>
        <w:t>So: [Ca</w:t>
      </w:r>
      <w:r w:rsidRPr="005C52CE">
        <w:rPr>
          <w:rFonts w:ascii="Arial" w:hAnsi="Arial" w:cs="Arial"/>
          <w:color w:val="FF0000"/>
          <w:vertAlign w:val="superscript"/>
        </w:rPr>
        <w:t>2+</w:t>
      </w:r>
      <w:r w:rsidRPr="005C52CE">
        <w:rPr>
          <w:rFonts w:ascii="Arial" w:hAnsi="Arial" w:cs="Arial"/>
          <w:color w:val="FF0000"/>
        </w:rPr>
        <w:t>] ~ [CO</w:t>
      </w:r>
      <w:r w:rsidRPr="005C52CE">
        <w:rPr>
          <w:rFonts w:ascii="Arial" w:hAnsi="Arial" w:cs="Arial"/>
          <w:color w:val="FF0000"/>
          <w:vertAlign w:val="subscript"/>
        </w:rPr>
        <w:t>3</w:t>
      </w:r>
      <w:r w:rsidRPr="005C52CE">
        <w:rPr>
          <w:rFonts w:ascii="Arial" w:hAnsi="Arial" w:cs="Arial"/>
          <w:color w:val="FF0000"/>
          <w:vertAlign w:val="superscript"/>
        </w:rPr>
        <w:t>2-</w:t>
      </w:r>
      <w:r w:rsidRPr="005C52CE">
        <w:rPr>
          <w:rFonts w:ascii="Arial" w:hAnsi="Arial" w:cs="Arial"/>
          <w:color w:val="FF0000"/>
        </w:rPr>
        <w:t>]</w:t>
      </w:r>
    </w:p>
    <w:p w14:paraId="53C14060" w14:textId="77777777" w:rsidR="005C52CE" w:rsidRPr="005C52CE" w:rsidRDefault="005C52CE" w:rsidP="00C523DD">
      <w:pPr>
        <w:rPr>
          <w:rFonts w:ascii="Arial" w:hAnsi="Arial" w:cs="Arial"/>
          <w:color w:val="FF0000"/>
        </w:rPr>
      </w:pPr>
      <w:r w:rsidRPr="005C52CE">
        <w:rPr>
          <w:rFonts w:ascii="Arial" w:hAnsi="Arial" w:cs="Arial"/>
          <w:color w:val="FF0000"/>
        </w:rPr>
        <w:t>Since K</w:t>
      </w:r>
      <w:r w:rsidRPr="005C52CE">
        <w:rPr>
          <w:rFonts w:ascii="Arial" w:hAnsi="Arial" w:cs="Arial"/>
          <w:color w:val="FF0000"/>
          <w:vertAlign w:val="subscript"/>
        </w:rPr>
        <w:t>sp</w:t>
      </w:r>
      <w:r w:rsidRPr="005C52CE">
        <w:rPr>
          <w:rFonts w:ascii="Arial" w:hAnsi="Arial" w:cs="Arial"/>
          <w:color w:val="FF0000"/>
        </w:rPr>
        <w:t xml:space="preserve"> = </w:t>
      </w:r>
      <w:r w:rsidRPr="005C52CE">
        <w:rPr>
          <w:rFonts w:ascii="Arial" w:hAnsi="Arial" w:cs="Arial"/>
          <w:color w:val="FF0000"/>
          <w:lang w:val="en-US"/>
        </w:rPr>
        <w:t>[Ca</w:t>
      </w:r>
      <w:r w:rsidRPr="005C52CE">
        <w:rPr>
          <w:rFonts w:ascii="Arial" w:hAnsi="Arial" w:cs="Arial"/>
          <w:color w:val="FF0000"/>
          <w:vertAlign w:val="superscript"/>
          <w:lang w:val="en-US"/>
        </w:rPr>
        <w:t>2+</w:t>
      </w:r>
      <w:r w:rsidRPr="005C52CE">
        <w:rPr>
          <w:rFonts w:ascii="Arial" w:hAnsi="Arial" w:cs="Arial"/>
          <w:color w:val="FF0000"/>
          <w:lang w:val="en-US"/>
        </w:rPr>
        <w:t>][</w:t>
      </w:r>
      <w:r w:rsidRPr="005C52CE">
        <w:rPr>
          <w:rFonts w:ascii="Arial" w:hAnsi="Arial" w:cs="Arial"/>
          <w:color w:val="FF0000"/>
        </w:rPr>
        <w:t xml:space="preserve"> CO</w:t>
      </w:r>
      <w:r w:rsidRPr="005C52CE">
        <w:rPr>
          <w:rFonts w:ascii="Arial" w:hAnsi="Arial" w:cs="Arial"/>
          <w:color w:val="FF0000"/>
          <w:vertAlign w:val="subscript"/>
        </w:rPr>
        <w:t>3</w:t>
      </w:r>
      <w:r w:rsidRPr="005C52CE">
        <w:rPr>
          <w:rFonts w:ascii="Arial" w:hAnsi="Arial" w:cs="Arial"/>
          <w:color w:val="FF0000"/>
          <w:vertAlign w:val="superscript"/>
          <w:lang w:val="en-US"/>
        </w:rPr>
        <w:t>2-</w:t>
      </w:r>
      <w:r w:rsidRPr="005C52CE">
        <w:rPr>
          <w:rFonts w:ascii="Arial" w:hAnsi="Arial" w:cs="Arial"/>
          <w:color w:val="FF0000"/>
          <w:lang w:val="en-US"/>
        </w:rPr>
        <w:t xml:space="preserve">] = 3 </w:t>
      </w:r>
      <w:r w:rsidRPr="005C52CE">
        <w:rPr>
          <w:rFonts w:ascii="Arial" w:hAnsi="Arial" w:cs="Arial"/>
          <w:color w:val="FF0000"/>
        </w:rPr>
        <w:t>×</w:t>
      </w:r>
      <w:r w:rsidRPr="005C52CE">
        <w:rPr>
          <w:rFonts w:ascii="Arial" w:hAnsi="Arial" w:cs="Arial"/>
          <w:color w:val="FF0000"/>
          <w:lang w:val="en-US"/>
        </w:rPr>
        <w:t xml:space="preserve"> 10</w:t>
      </w:r>
      <w:r w:rsidRPr="005C52CE">
        <w:rPr>
          <w:rFonts w:ascii="Arial" w:hAnsi="Arial" w:cs="Arial"/>
          <w:color w:val="FF0000"/>
          <w:vertAlign w:val="superscript"/>
          <w:lang w:val="en-US"/>
        </w:rPr>
        <w:t>-9</w:t>
      </w:r>
    </w:p>
    <w:p w14:paraId="37CF9524" w14:textId="77777777" w:rsidR="005C52CE" w:rsidRPr="005C52CE" w:rsidRDefault="005C52CE" w:rsidP="00C523DD">
      <w:pPr>
        <w:rPr>
          <w:rFonts w:ascii="Arial" w:hAnsi="Arial" w:cs="Arial"/>
          <w:color w:val="FF0000"/>
        </w:rPr>
      </w:pPr>
      <w:r w:rsidRPr="005C52CE">
        <w:rPr>
          <w:rFonts w:ascii="Arial" w:hAnsi="Arial" w:cs="Arial"/>
          <w:color w:val="FF0000"/>
          <w:lang w:val="en-US"/>
        </w:rPr>
        <w:tab/>
        <w:t>[Ca</w:t>
      </w:r>
      <w:r w:rsidRPr="005C52CE">
        <w:rPr>
          <w:rFonts w:ascii="Arial" w:hAnsi="Arial" w:cs="Arial"/>
          <w:color w:val="FF0000"/>
          <w:vertAlign w:val="superscript"/>
          <w:lang w:val="en-US"/>
        </w:rPr>
        <w:t>2+</w:t>
      </w:r>
      <w:r w:rsidRPr="005C52CE">
        <w:rPr>
          <w:rFonts w:ascii="Arial" w:hAnsi="Arial" w:cs="Arial"/>
          <w:color w:val="FF0000"/>
          <w:lang w:val="en-US"/>
        </w:rPr>
        <w:t>] = [</w:t>
      </w:r>
      <w:r w:rsidRPr="005C52CE">
        <w:rPr>
          <w:rFonts w:ascii="Arial" w:hAnsi="Arial" w:cs="Arial"/>
          <w:color w:val="FF0000"/>
        </w:rPr>
        <w:t>CO</w:t>
      </w:r>
      <w:r w:rsidRPr="005C52CE">
        <w:rPr>
          <w:rFonts w:ascii="Arial" w:hAnsi="Arial" w:cs="Arial"/>
          <w:color w:val="FF0000"/>
          <w:vertAlign w:val="subscript"/>
        </w:rPr>
        <w:t>3</w:t>
      </w:r>
      <w:r w:rsidRPr="005C52CE">
        <w:rPr>
          <w:rFonts w:ascii="Arial" w:hAnsi="Arial" w:cs="Arial"/>
          <w:color w:val="FF0000"/>
          <w:vertAlign w:val="superscript"/>
          <w:lang w:val="en-US"/>
        </w:rPr>
        <w:t>2-</w:t>
      </w:r>
      <w:r w:rsidRPr="005C52CE">
        <w:rPr>
          <w:rFonts w:ascii="Arial" w:hAnsi="Arial" w:cs="Arial"/>
          <w:color w:val="FF0000"/>
          <w:lang w:val="en-US"/>
        </w:rPr>
        <w:t xml:space="preserve">] = sqrt(3 </w:t>
      </w:r>
      <w:r w:rsidRPr="005C52CE">
        <w:rPr>
          <w:rFonts w:ascii="Arial" w:hAnsi="Arial" w:cs="Arial"/>
          <w:color w:val="FF0000"/>
        </w:rPr>
        <w:t>×</w:t>
      </w:r>
      <w:r w:rsidRPr="005C52CE">
        <w:rPr>
          <w:rFonts w:ascii="Arial" w:hAnsi="Arial" w:cs="Arial"/>
          <w:color w:val="FF0000"/>
          <w:lang w:val="en-US"/>
        </w:rPr>
        <w:t xml:space="preserve"> 10</w:t>
      </w:r>
      <w:r w:rsidRPr="005C52CE">
        <w:rPr>
          <w:rFonts w:ascii="Arial" w:hAnsi="Arial" w:cs="Arial"/>
          <w:color w:val="FF0000"/>
          <w:vertAlign w:val="superscript"/>
          <w:lang w:val="en-US"/>
        </w:rPr>
        <w:t>-9</w:t>
      </w:r>
      <w:r w:rsidRPr="005C52CE">
        <w:rPr>
          <w:rFonts w:ascii="Arial" w:hAnsi="Arial" w:cs="Arial"/>
          <w:color w:val="FF0000"/>
          <w:lang w:val="en-US"/>
        </w:rPr>
        <w:t xml:space="preserve">) 5.5 </w:t>
      </w:r>
      <w:r w:rsidRPr="005C52CE">
        <w:rPr>
          <w:rFonts w:ascii="Arial" w:hAnsi="Arial" w:cs="Arial"/>
          <w:color w:val="FF0000"/>
        </w:rPr>
        <w:t xml:space="preserve">× </w:t>
      </w:r>
      <w:r w:rsidRPr="005C52CE">
        <w:rPr>
          <w:rFonts w:ascii="Arial" w:hAnsi="Arial" w:cs="Arial"/>
          <w:color w:val="FF0000"/>
          <w:lang w:val="en-US"/>
        </w:rPr>
        <w:t>10</w:t>
      </w:r>
      <w:r w:rsidRPr="005C52CE">
        <w:rPr>
          <w:rFonts w:ascii="Arial" w:hAnsi="Arial" w:cs="Arial"/>
          <w:color w:val="FF0000"/>
          <w:vertAlign w:val="superscript"/>
          <w:lang w:val="en-US"/>
        </w:rPr>
        <w:t xml:space="preserve">-5 </w:t>
      </w:r>
      <w:r w:rsidRPr="005C52CE">
        <w:rPr>
          <w:rFonts w:ascii="Arial" w:hAnsi="Arial" w:cs="Arial"/>
          <w:color w:val="FF0000"/>
          <w:lang w:val="en-US"/>
        </w:rPr>
        <w:t>mol/L</w:t>
      </w:r>
      <w:r w:rsidRPr="005C52CE">
        <w:rPr>
          <w:rFonts w:ascii="Arial" w:hAnsi="Arial" w:cs="Arial"/>
          <w:color w:val="FF0000"/>
          <w:vertAlign w:val="superscript"/>
          <w:lang w:val="en-US"/>
        </w:rPr>
        <w:t xml:space="preserve"> </w:t>
      </w:r>
    </w:p>
    <w:p w14:paraId="31995FFE" w14:textId="77777777" w:rsidR="005C52CE" w:rsidRPr="005C52CE" w:rsidRDefault="005C52CE" w:rsidP="00C523DD">
      <w:pPr>
        <w:rPr>
          <w:rFonts w:ascii="Arial" w:hAnsi="Arial" w:cs="Arial"/>
          <w:color w:val="FF0000"/>
        </w:rPr>
      </w:pPr>
      <w:r w:rsidRPr="005C52CE">
        <w:rPr>
          <w:rFonts w:ascii="Arial" w:hAnsi="Arial" w:cs="Arial"/>
          <w:color w:val="FF0000"/>
          <w:lang w:val="en-US"/>
        </w:rPr>
        <w:t>Substitute this concentration into: [Fe</w:t>
      </w:r>
      <w:r w:rsidRPr="005C52CE">
        <w:rPr>
          <w:rFonts w:ascii="Arial" w:hAnsi="Arial" w:cs="Arial"/>
          <w:color w:val="FF0000"/>
          <w:vertAlign w:val="superscript"/>
          <w:lang w:val="en-US"/>
        </w:rPr>
        <w:t>2+</w:t>
      </w:r>
      <w:r w:rsidRPr="005C52CE">
        <w:rPr>
          <w:rFonts w:ascii="Arial" w:hAnsi="Arial" w:cs="Arial"/>
          <w:color w:val="FF0000"/>
          <w:lang w:val="en-US"/>
        </w:rPr>
        <w:t>][CO</w:t>
      </w:r>
      <w:r w:rsidRPr="005C52CE">
        <w:rPr>
          <w:rFonts w:ascii="Arial" w:hAnsi="Arial" w:cs="Arial"/>
          <w:color w:val="FF0000"/>
          <w:vertAlign w:val="subscript"/>
          <w:lang w:val="en-US"/>
        </w:rPr>
        <w:t>3</w:t>
      </w:r>
      <w:r w:rsidRPr="005C52CE">
        <w:rPr>
          <w:rFonts w:ascii="Arial" w:hAnsi="Arial" w:cs="Arial"/>
          <w:color w:val="FF0000"/>
          <w:vertAlign w:val="superscript"/>
          <w:lang w:val="en-US"/>
        </w:rPr>
        <w:t>2-</w:t>
      </w:r>
      <w:r w:rsidRPr="005C52CE">
        <w:rPr>
          <w:rFonts w:ascii="Arial" w:hAnsi="Arial" w:cs="Arial"/>
          <w:color w:val="FF0000"/>
          <w:lang w:val="en-US"/>
        </w:rPr>
        <w:t>] = 3x 10-11</w:t>
      </w:r>
    </w:p>
    <w:p w14:paraId="64046BE9" w14:textId="77777777" w:rsidR="005C52CE" w:rsidRPr="005C52CE" w:rsidRDefault="005C52CE" w:rsidP="00C523DD">
      <w:pPr>
        <w:rPr>
          <w:rFonts w:ascii="Arial" w:hAnsi="Arial" w:cs="Arial"/>
          <w:color w:val="FF0000"/>
        </w:rPr>
      </w:pPr>
      <w:r w:rsidRPr="005C52CE">
        <w:rPr>
          <w:rFonts w:ascii="Arial" w:hAnsi="Arial" w:cs="Arial"/>
          <w:color w:val="FF0000"/>
          <w:lang w:val="en-US"/>
        </w:rPr>
        <w:t>And rearrange equation gives [Fe</w:t>
      </w:r>
      <w:r w:rsidRPr="005C52CE">
        <w:rPr>
          <w:rFonts w:ascii="Arial" w:hAnsi="Arial" w:cs="Arial"/>
          <w:color w:val="FF0000"/>
          <w:vertAlign w:val="superscript"/>
          <w:lang w:val="en-US"/>
        </w:rPr>
        <w:t>2+</w:t>
      </w:r>
      <w:r w:rsidRPr="005C52CE">
        <w:rPr>
          <w:rFonts w:ascii="Arial" w:hAnsi="Arial" w:cs="Arial"/>
          <w:color w:val="FF0000"/>
          <w:lang w:val="en-US"/>
        </w:rPr>
        <w:t>] = 3x 10-11 / 5.5x10-5 = 5.5x10-7 mol/l in presence of calcite</w:t>
      </w:r>
    </w:p>
    <w:p w14:paraId="18ACC547" w14:textId="77777777" w:rsidR="005C52CE" w:rsidRPr="005C52CE" w:rsidRDefault="005C52CE" w:rsidP="00C523DD">
      <w:pPr>
        <w:rPr>
          <w:rFonts w:ascii="Arial" w:hAnsi="Arial" w:cs="Arial"/>
          <w:color w:val="FF0000"/>
          <w:lang w:val="en-US"/>
        </w:rPr>
      </w:pPr>
      <w:r w:rsidRPr="005C52CE">
        <w:rPr>
          <w:rFonts w:ascii="Arial" w:hAnsi="Arial" w:cs="Arial"/>
          <w:color w:val="FF0000"/>
          <w:lang w:val="en-US"/>
        </w:rPr>
        <w:t>And [Fe</w:t>
      </w:r>
      <w:r w:rsidRPr="005C52CE">
        <w:rPr>
          <w:rFonts w:ascii="Arial" w:hAnsi="Arial" w:cs="Arial"/>
          <w:color w:val="FF0000"/>
          <w:vertAlign w:val="superscript"/>
          <w:lang w:val="en-US"/>
        </w:rPr>
        <w:t>2+</w:t>
      </w:r>
      <w:r w:rsidRPr="005C52CE">
        <w:rPr>
          <w:rFonts w:ascii="Arial" w:hAnsi="Arial" w:cs="Arial"/>
          <w:color w:val="FF0000"/>
          <w:lang w:val="en-US"/>
        </w:rPr>
        <w:t>] = sqrt(3x 10-11) = 5.5x10-6 mol/L</w:t>
      </w:r>
      <w:r w:rsidRPr="005C52CE">
        <w:rPr>
          <w:rFonts w:ascii="Arial" w:hAnsi="Arial" w:cs="Arial"/>
          <w:color w:val="FF0000"/>
          <w:vertAlign w:val="superscript"/>
          <w:lang w:val="en-US"/>
        </w:rPr>
        <w:t xml:space="preserve"> </w:t>
      </w:r>
      <w:r w:rsidRPr="005C52CE">
        <w:rPr>
          <w:rFonts w:ascii="Arial" w:hAnsi="Arial" w:cs="Arial"/>
          <w:color w:val="FF0000"/>
          <w:lang w:val="en-US"/>
        </w:rPr>
        <w:t xml:space="preserve">in the absence of Calcite  </w:t>
      </w:r>
    </w:p>
    <w:p w14:paraId="37190365" w14:textId="77777777" w:rsidR="005C52CE" w:rsidRPr="005C52CE" w:rsidRDefault="005C52CE" w:rsidP="00C523DD">
      <w:pPr>
        <w:rPr>
          <w:rFonts w:ascii="Arial" w:hAnsi="Arial" w:cs="Arial"/>
          <w:color w:val="FF0000"/>
          <w:lang w:val="en-US"/>
        </w:rPr>
      </w:pPr>
      <w:r w:rsidRPr="005C52CE">
        <w:rPr>
          <w:rFonts w:ascii="Arial" w:hAnsi="Arial" w:cs="Arial"/>
          <w:color w:val="FF0000"/>
          <w:lang w:val="en-US"/>
        </w:rPr>
        <w:t>This is the common ion effect.</w:t>
      </w:r>
    </w:p>
    <w:p w14:paraId="55A401EC" w14:textId="77777777" w:rsidR="005C52CE" w:rsidRPr="005C52CE" w:rsidRDefault="005C52CE" w:rsidP="00C523DD">
      <w:pPr>
        <w:rPr>
          <w:rFonts w:ascii="Arial" w:hAnsi="Arial" w:cs="Arial"/>
          <w:lang w:val="en-US"/>
        </w:rPr>
      </w:pPr>
    </w:p>
    <w:p w14:paraId="0F4335FF" w14:textId="77777777" w:rsidR="005C52CE" w:rsidRPr="005C52CE" w:rsidRDefault="005C52CE" w:rsidP="00C523DD">
      <w:pPr>
        <w:spacing w:after="200"/>
        <w:jc w:val="both"/>
        <w:rPr>
          <w:rFonts w:ascii="Arial" w:hAnsi="Arial" w:cs="Arial"/>
          <w:b/>
          <w:bCs/>
        </w:rPr>
      </w:pPr>
    </w:p>
    <w:p w14:paraId="3033D094" w14:textId="19F6130E" w:rsidR="005C52CE" w:rsidRPr="005C52CE" w:rsidRDefault="005C52CE" w:rsidP="00C523DD">
      <w:pPr>
        <w:spacing w:after="200"/>
        <w:jc w:val="both"/>
        <w:rPr>
          <w:rFonts w:ascii="Arial" w:hAnsi="Arial" w:cs="Arial"/>
          <w:b/>
          <w:bCs/>
        </w:rPr>
      </w:pPr>
      <w:r w:rsidRPr="005C52CE">
        <w:rPr>
          <w:rFonts w:ascii="Arial" w:hAnsi="Arial" w:cs="Arial"/>
          <w:b/>
          <w:bCs/>
        </w:rPr>
        <w:t xml:space="preserve">Question </w:t>
      </w:r>
      <w:r>
        <w:rPr>
          <w:rFonts w:ascii="Arial" w:hAnsi="Arial" w:cs="Arial"/>
          <w:b/>
          <w:bCs/>
        </w:rPr>
        <w:t>3</w:t>
      </w:r>
    </w:p>
    <w:p w14:paraId="4ED57DD4" w14:textId="4D8723BF" w:rsidR="005C52CE" w:rsidRPr="005C52CE" w:rsidRDefault="005C52CE" w:rsidP="00C523DD">
      <w:pPr>
        <w:spacing w:after="200"/>
        <w:jc w:val="both"/>
        <w:rPr>
          <w:rFonts w:ascii="Arial" w:hAnsi="Arial" w:cs="Arial"/>
        </w:rPr>
      </w:pPr>
      <w:r w:rsidRPr="005C52CE">
        <w:rPr>
          <w:rFonts w:ascii="Arial" w:hAnsi="Arial" w:cs="Arial"/>
        </w:rPr>
        <w:t xml:space="preserve">How and why does the redox state (eH and pH) differ between deep surface and shallow/surface fluids?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5C52CE">
        <w:rPr>
          <w:rFonts w:ascii="Arial" w:hAnsi="Arial" w:cs="Arial"/>
        </w:rPr>
        <w:t>25</w:t>
      </w:r>
      <w:r>
        <w:rPr>
          <w:rFonts w:ascii="Arial" w:hAnsi="Arial" w:cs="Arial"/>
        </w:rPr>
        <w:t>%]</w:t>
      </w:r>
    </w:p>
    <w:p w14:paraId="1121ADE3" w14:textId="77777777" w:rsidR="005C52CE" w:rsidRPr="005C52CE" w:rsidRDefault="005C52CE" w:rsidP="00C523DD">
      <w:pPr>
        <w:rPr>
          <w:rFonts w:ascii="Arial" w:hAnsi="Arial" w:cs="Arial"/>
          <w:color w:val="FF0000"/>
          <w:lang w:val="en-US"/>
        </w:rPr>
      </w:pPr>
    </w:p>
    <w:p w14:paraId="54188660" w14:textId="77777777" w:rsidR="005C52CE" w:rsidRPr="005C52CE" w:rsidRDefault="005C52CE" w:rsidP="00C523DD">
      <w:pPr>
        <w:spacing w:after="200"/>
        <w:jc w:val="both"/>
        <w:rPr>
          <w:rFonts w:ascii="Arial" w:hAnsi="Arial" w:cs="Arial"/>
          <w:color w:val="FF0000"/>
        </w:rPr>
      </w:pPr>
      <w:r w:rsidRPr="005C52CE">
        <w:rPr>
          <w:rFonts w:ascii="Arial" w:hAnsi="Arial" w:cs="Arial"/>
          <w:color w:val="FF0000"/>
        </w:rPr>
        <w:t>Redox linked to Pourbaix diagrams &gt; pH v pE. Oxygen controls redox at surface, hydrogen controls redox deeper. Redox determines oxidation state and pH determines species solubility and formation of insoluble oxides (and hydroxides). In general, environments in contact with the atmosphere (e.g. rainwater, oceans, streams) have higher pE and / or pH than environments isolated from the atmosphere (e.g. peat bogs). This makes sense if we think about the actual partial pressure of oxygen in the atmosphere (PO2 = 0.21) – this is much nearer to the upper stability limit of water than the lower stability limit.  In most natural waters redox conditions are controlled by oxygen, sulphur and iron.</w:t>
      </w:r>
    </w:p>
    <w:p w14:paraId="193CA802" w14:textId="77777777" w:rsidR="00266E7F" w:rsidRDefault="00266E7F" w:rsidP="00C523DD">
      <w:pPr>
        <w:autoSpaceDE w:val="0"/>
        <w:autoSpaceDN w:val="0"/>
        <w:rPr>
          <w:rFonts w:ascii="Arial" w:hAnsi="Arial" w:cs="Arial"/>
          <w:color w:val="000000"/>
        </w:rPr>
      </w:pPr>
    </w:p>
    <w:p w14:paraId="498BB2DD" w14:textId="77777777" w:rsidR="00E21FB7" w:rsidRPr="00266E7F" w:rsidRDefault="00E21FB7" w:rsidP="00C523DD">
      <w:pPr>
        <w:autoSpaceDE w:val="0"/>
        <w:autoSpaceDN w:val="0"/>
        <w:rPr>
          <w:rFonts w:ascii="Arial" w:hAnsi="Arial" w:cs="Arial"/>
          <w:color w:val="000000"/>
        </w:rPr>
      </w:pPr>
    </w:p>
    <w:p w14:paraId="7F7DFF40" w14:textId="3CA52C4E" w:rsidR="00B36B22" w:rsidRPr="00266E7F" w:rsidRDefault="000F0856" w:rsidP="00C523DD">
      <w:pPr>
        <w:autoSpaceDE w:val="0"/>
        <w:autoSpaceDN w:val="0"/>
        <w:jc w:val="center"/>
        <w:rPr>
          <w:rFonts w:ascii="Arial" w:hAnsi="Arial" w:cs="Arial"/>
          <w:color w:val="000000"/>
        </w:rPr>
      </w:pPr>
      <w:r w:rsidRPr="00266E7F">
        <w:rPr>
          <w:rFonts w:ascii="Arial" w:hAnsi="Arial" w:cs="Arial"/>
          <w:color w:val="000000" w:themeColor="text1"/>
        </w:rPr>
        <w:t>END OF EXAMINATION</w:t>
      </w:r>
      <w:r w:rsidR="0067781F" w:rsidRPr="00266E7F">
        <w:rPr>
          <w:rFonts w:ascii="Arial" w:hAnsi="Arial" w:cs="Arial"/>
          <w:color w:val="000000" w:themeColor="text1"/>
        </w:rPr>
        <w:t xml:space="preserve"> PAPER</w:t>
      </w:r>
    </w:p>
    <w:p w14:paraId="7FED0393" w14:textId="70EC29D8" w:rsidR="62D3E41C" w:rsidRPr="00266E7F" w:rsidRDefault="62D3E41C" w:rsidP="00C523DD">
      <w:pPr>
        <w:jc w:val="center"/>
        <w:rPr>
          <w:rFonts w:ascii="Arial" w:hAnsi="Arial" w:cs="Arial"/>
          <w:color w:val="000000" w:themeColor="text1"/>
        </w:rPr>
      </w:pPr>
    </w:p>
    <w:p w14:paraId="65E0266C" w14:textId="77777777" w:rsidR="00144D22" w:rsidRPr="00266E7F" w:rsidRDefault="00144D22" w:rsidP="00C523DD">
      <w:pPr>
        <w:rPr>
          <w:rFonts w:ascii="Arial" w:eastAsia="Arial" w:hAnsi="Arial" w:cs="Arial"/>
        </w:rPr>
        <w:sectPr w:rsidR="00144D22" w:rsidRPr="00266E7F">
          <w:headerReference w:type="default" r:id="rId13"/>
          <w:footerReference w:type="default" r:id="rId14"/>
          <w:pgSz w:w="11906" w:h="16838"/>
          <w:pgMar w:top="1440" w:right="1800" w:bottom="1440" w:left="1800" w:header="708" w:footer="708" w:gutter="0"/>
          <w:cols w:space="708"/>
          <w:docGrid w:linePitch="360"/>
        </w:sectPr>
      </w:pPr>
    </w:p>
    <w:p w14:paraId="3CDA852D" w14:textId="5BAEB2D2" w:rsidR="62D3E41C" w:rsidRPr="00266E7F" w:rsidRDefault="62D3E41C" w:rsidP="00C523DD">
      <w:pPr>
        <w:rPr>
          <w:rFonts w:ascii="Arial" w:eastAsia="Arial" w:hAnsi="Arial" w:cs="Arial"/>
        </w:rPr>
      </w:pPr>
    </w:p>
    <w:p w14:paraId="19D286AC" w14:textId="07134F3B" w:rsidR="62D3E41C" w:rsidRPr="00266E7F" w:rsidRDefault="62D3E41C" w:rsidP="00C523DD">
      <w:pPr>
        <w:rPr>
          <w:rFonts w:ascii="Arial" w:eastAsia="Arial" w:hAnsi="Arial" w:cs="Arial"/>
          <w:b/>
          <w:bCs/>
        </w:rPr>
      </w:pPr>
      <w:r w:rsidRPr="00266E7F">
        <w:rPr>
          <w:rFonts w:ascii="Arial" w:eastAsia="Arial" w:hAnsi="Arial" w:cs="Arial"/>
          <w:b/>
          <w:bCs/>
        </w:rPr>
        <w:t>Document tracking sign off table</w:t>
      </w:r>
    </w:p>
    <w:p w14:paraId="346EE04E" w14:textId="3F1F01A9" w:rsidR="62D3E41C" w:rsidRPr="00266E7F" w:rsidRDefault="62D3E41C" w:rsidP="00C523DD">
      <w:pPr>
        <w:rPr>
          <w:rFonts w:ascii="Arial" w:eastAsia="Arial" w:hAnsi="Arial" w:cs="Arial"/>
          <w:b/>
          <w:bCs/>
        </w:rPr>
      </w:pPr>
    </w:p>
    <w:p w14:paraId="5A347C18" w14:textId="3B53B747" w:rsidR="62D3E41C" w:rsidRPr="00266E7F" w:rsidRDefault="62D3E41C" w:rsidP="00C523DD">
      <w:pPr>
        <w:rPr>
          <w:rFonts w:ascii="Arial" w:eastAsia="Arial" w:hAnsi="Arial" w:cs="Arial"/>
          <w:b/>
          <w:bCs/>
        </w:rPr>
      </w:pPr>
      <w:r w:rsidRPr="00266E7F">
        <w:rPr>
          <w:rFonts w:ascii="Arial" w:eastAsia="Arial" w:hAnsi="Arial" w:cs="Arial"/>
        </w:rPr>
        <w:t>Please fill out form at each stage of process so the process can be tracked</w:t>
      </w:r>
    </w:p>
    <w:p w14:paraId="3389F302" w14:textId="5317763F" w:rsidR="62D3E41C" w:rsidRPr="00266E7F" w:rsidRDefault="62D3E41C" w:rsidP="00C523DD">
      <w:pPr>
        <w:rPr>
          <w:rFonts w:ascii="Arial" w:hAnsi="Arial" w:cs="Arial"/>
        </w:rPr>
      </w:pPr>
    </w:p>
    <w:tbl>
      <w:tblPr>
        <w:tblStyle w:val="TableGrid"/>
        <w:tblW w:w="0" w:type="auto"/>
        <w:tblLayout w:type="fixed"/>
        <w:tblLook w:val="06A0" w:firstRow="1" w:lastRow="0" w:firstColumn="1" w:lastColumn="0" w:noHBand="1" w:noVBand="1"/>
      </w:tblPr>
      <w:tblGrid>
        <w:gridCol w:w="1785"/>
        <w:gridCol w:w="883"/>
        <w:gridCol w:w="2370"/>
        <w:gridCol w:w="2256"/>
        <w:gridCol w:w="1001"/>
      </w:tblGrid>
      <w:tr w:rsidR="62D3E41C" w:rsidRPr="00266E7F" w14:paraId="178684D4" w14:textId="77777777" w:rsidTr="1F88A13C">
        <w:tc>
          <w:tcPr>
            <w:tcW w:w="1785" w:type="dxa"/>
          </w:tcPr>
          <w:p w14:paraId="3A4FAFDB" w14:textId="103B4B3A" w:rsidR="62D3E41C" w:rsidRPr="00266E7F" w:rsidRDefault="62D3E41C" w:rsidP="00C523DD">
            <w:pPr>
              <w:rPr>
                <w:rFonts w:ascii="Arial" w:hAnsi="Arial" w:cs="Arial"/>
                <w:color w:val="000000" w:themeColor="text1"/>
              </w:rPr>
            </w:pPr>
            <w:r w:rsidRPr="00266E7F">
              <w:rPr>
                <w:rFonts w:ascii="Arial" w:hAnsi="Arial" w:cs="Arial"/>
                <w:color w:val="000000" w:themeColor="text1"/>
              </w:rPr>
              <w:t>Stage</w:t>
            </w:r>
          </w:p>
        </w:tc>
        <w:tc>
          <w:tcPr>
            <w:tcW w:w="883" w:type="dxa"/>
          </w:tcPr>
          <w:p w14:paraId="20FBFDAA" w14:textId="5D5BE056" w:rsidR="62D3E41C" w:rsidRPr="00266E7F" w:rsidRDefault="62D3E41C" w:rsidP="00C523DD">
            <w:pPr>
              <w:rPr>
                <w:rFonts w:ascii="Arial" w:hAnsi="Arial" w:cs="Arial"/>
                <w:color w:val="000000" w:themeColor="text1"/>
              </w:rPr>
            </w:pPr>
            <w:r w:rsidRPr="00266E7F">
              <w:rPr>
                <w:rFonts w:ascii="Arial" w:hAnsi="Arial" w:cs="Arial"/>
                <w:color w:val="000000" w:themeColor="text1"/>
              </w:rPr>
              <w:t>Role</w:t>
            </w:r>
          </w:p>
        </w:tc>
        <w:tc>
          <w:tcPr>
            <w:tcW w:w="2370" w:type="dxa"/>
          </w:tcPr>
          <w:p w14:paraId="6EB18BED" w14:textId="22686968" w:rsidR="62D3E41C" w:rsidRPr="00266E7F" w:rsidRDefault="62D3E41C" w:rsidP="00C523DD">
            <w:pPr>
              <w:rPr>
                <w:rFonts w:ascii="Arial" w:hAnsi="Arial" w:cs="Arial"/>
                <w:color w:val="000000" w:themeColor="text1"/>
              </w:rPr>
            </w:pPr>
            <w:r w:rsidRPr="00266E7F">
              <w:rPr>
                <w:rFonts w:ascii="Arial" w:hAnsi="Arial" w:cs="Arial"/>
                <w:color w:val="000000" w:themeColor="text1"/>
              </w:rPr>
              <w:t>Name</w:t>
            </w:r>
          </w:p>
        </w:tc>
        <w:tc>
          <w:tcPr>
            <w:tcW w:w="2256" w:type="dxa"/>
          </w:tcPr>
          <w:p w14:paraId="70ADA040" w14:textId="5A4B6BBB" w:rsidR="62D3E41C" w:rsidRPr="00266E7F" w:rsidRDefault="62D3E41C" w:rsidP="00C523DD">
            <w:pPr>
              <w:rPr>
                <w:rFonts w:ascii="Arial" w:hAnsi="Arial" w:cs="Arial"/>
                <w:color w:val="000000" w:themeColor="text1"/>
              </w:rPr>
            </w:pPr>
            <w:r w:rsidRPr="00266E7F">
              <w:rPr>
                <w:rFonts w:ascii="Arial" w:hAnsi="Arial" w:cs="Arial"/>
                <w:color w:val="000000" w:themeColor="text1"/>
              </w:rPr>
              <w:t>Signature</w:t>
            </w:r>
          </w:p>
        </w:tc>
        <w:tc>
          <w:tcPr>
            <w:tcW w:w="1001" w:type="dxa"/>
          </w:tcPr>
          <w:p w14:paraId="62632542" w14:textId="5B8353FA" w:rsidR="62D3E41C" w:rsidRPr="00266E7F" w:rsidRDefault="62D3E41C" w:rsidP="00C523DD">
            <w:pPr>
              <w:rPr>
                <w:rFonts w:ascii="Arial" w:hAnsi="Arial" w:cs="Arial"/>
                <w:color w:val="000000" w:themeColor="text1"/>
              </w:rPr>
            </w:pPr>
            <w:r w:rsidRPr="00266E7F">
              <w:rPr>
                <w:rFonts w:ascii="Arial" w:hAnsi="Arial" w:cs="Arial"/>
                <w:color w:val="000000" w:themeColor="text1"/>
              </w:rPr>
              <w:t>Date</w:t>
            </w:r>
          </w:p>
        </w:tc>
      </w:tr>
      <w:tr w:rsidR="62D3E41C" w:rsidRPr="00266E7F" w14:paraId="3E13FBF1" w14:textId="77777777" w:rsidTr="1F88A13C">
        <w:tc>
          <w:tcPr>
            <w:tcW w:w="1785" w:type="dxa"/>
          </w:tcPr>
          <w:p w14:paraId="17059ACA" w14:textId="480AF1BD" w:rsidR="62D3E41C" w:rsidRPr="00266E7F" w:rsidRDefault="62D3E41C" w:rsidP="00C523DD">
            <w:pPr>
              <w:rPr>
                <w:rFonts w:ascii="Arial" w:hAnsi="Arial" w:cs="Arial"/>
                <w:color w:val="000000" w:themeColor="text1"/>
              </w:rPr>
            </w:pPr>
            <w:r w:rsidRPr="00266E7F">
              <w:rPr>
                <w:rFonts w:ascii="Arial" w:hAnsi="Arial" w:cs="Arial"/>
                <w:color w:val="000000" w:themeColor="text1"/>
              </w:rPr>
              <w:t>1. Question setting</w:t>
            </w:r>
          </w:p>
        </w:tc>
        <w:tc>
          <w:tcPr>
            <w:tcW w:w="883" w:type="dxa"/>
          </w:tcPr>
          <w:p w14:paraId="02ADEEA5" w14:textId="4F87CF7D" w:rsidR="62D3E41C" w:rsidRPr="00266E7F" w:rsidRDefault="62D3E41C" w:rsidP="00C523DD">
            <w:pPr>
              <w:rPr>
                <w:rFonts w:ascii="Arial" w:hAnsi="Arial" w:cs="Arial"/>
                <w:color w:val="000000" w:themeColor="text1"/>
              </w:rPr>
            </w:pPr>
            <w:r w:rsidRPr="00266E7F">
              <w:rPr>
                <w:rFonts w:ascii="Arial" w:hAnsi="Arial" w:cs="Arial"/>
                <w:color w:val="000000" w:themeColor="text1"/>
              </w:rPr>
              <w:t>UC</w:t>
            </w:r>
          </w:p>
        </w:tc>
        <w:tc>
          <w:tcPr>
            <w:tcW w:w="2370" w:type="dxa"/>
          </w:tcPr>
          <w:p w14:paraId="75022E72" w14:textId="43B995CF" w:rsidR="62D3E41C" w:rsidRPr="00266E7F" w:rsidRDefault="62D3E41C" w:rsidP="00C523DD">
            <w:pPr>
              <w:rPr>
                <w:rFonts w:ascii="Arial" w:hAnsi="Arial" w:cs="Arial"/>
                <w:color w:val="000000" w:themeColor="text1"/>
              </w:rPr>
            </w:pPr>
          </w:p>
        </w:tc>
        <w:tc>
          <w:tcPr>
            <w:tcW w:w="2256" w:type="dxa"/>
          </w:tcPr>
          <w:p w14:paraId="3E1D70FA" w14:textId="600629BD" w:rsidR="62D3E41C" w:rsidRPr="00266E7F" w:rsidRDefault="62D3E41C" w:rsidP="00C523DD">
            <w:pPr>
              <w:rPr>
                <w:rFonts w:ascii="Arial" w:hAnsi="Arial" w:cs="Arial"/>
                <w:color w:val="000000" w:themeColor="text1"/>
              </w:rPr>
            </w:pPr>
          </w:p>
        </w:tc>
        <w:tc>
          <w:tcPr>
            <w:tcW w:w="1001" w:type="dxa"/>
          </w:tcPr>
          <w:p w14:paraId="0D04591E" w14:textId="600629BD" w:rsidR="62D3E41C" w:rsidRPr="00266E7F" w:rsidRDefault="62D3E41C" w:rsidP="00C523DD">
            <w:pPr>
              <w:rPr>
                <w:rFonts w:ascii="Arial" w:hAnsi="Arial" w:cs="Arial"/>
                <w:color w:val="000000" w:themeColor="text1"/>
              </w:rPr>
            </w:pPr>
          </w:p>
        </w:tc>
      </w:tr>
      <w:tr w:rsidR="62D3E41C" w:rsidRPr="00266E7F" w14:paraId="1D33D7F2" w14:textId="77777777" w:rsidTr="1F88A13C">
        <w:tc>
          <w:tcPr>
            <w:tcW w:w="1785" w:type="dxa"/>
          </w:tcPr>
          <w:p w14:paraId="2C4BE41D" w14:textId="32CF3854" w:rsidR="62D3E41C" w:rsidRPr="00266E7F" w:rsidRDefault="62D3E41C" w:rsidP="00C523DD">
            <w:pPr>
              <w:rPr>
                <w:rFonts w:ascii="Arial" w:hAnsi="Arial" w:cs="Arial"/>
                <w:color w:val="000000" w:themeColor="text1"/>
              </w:rPr>
            </w:pPr>
            <w:r w:rsidRPr="00266E7F">
              <w:rPr>
                <w:rFonts w:ascii="Arial" w:hAnsi="Arial" w:cs="Arial"/>
                <w:color w:val="000000" w:themeColor="text1"/>
              </w:rPr>
              <w:t>2. Internal Review</w:t>
            </w:r>
          </w:p>
        </w:tc>
        <w:tc>
          <w:tcPr>
            <w:tcW w:w="883" w:type="dxa"/>
          </w:tcPr>
          <w:p w14:paraId="1B33D59A" w14:textId="77B1833F" w:rsidR="62D3E41C" w:rsidRPr="00266E7F" w:rsidRDefault="62D3E41C" w:rsidP="00C523DD">
            <w:pPr>
              <w:rPr>
                <w:rFonts w:ascii="Arial" w:hAnsi="Arial" w:cs="Arial"/>
                <w:color w:val="000000" w:themeColor="text1"/>
              </w:rPr>
            </w:pPr>
            <w:r w:rsidRPr="00266E7F">
              <w:rPr>
                <w:rFonts w:ascii="Arial" w:hAnsi="Arial" w:cs="Arial"/>
                <w:color w:val="000000" w:themeColor="text1"/>
              </w:rPr>
              <w:t>IM</w:t>
            </w:r>
          </w:p>
        </w:tc>
        <w:tc>
          <w:tcPr>
            <w:tcW w:w="2370" w:type="dxa"/>
          </w:tcPr>
          <w:p w14:paraId="5AAB6469" w14:textId="600629BD" w:rsidR="62D3E41C" w:rsidRPr="00266E7F" w:rsidRDefault="62D3E41C" w:rsidP="00C523DD">
            <w:pPr>
              <w:rPr>
                <w:rFonts w:ascii="Arial" w:hAnsi="Arial" w:cs="Arial"/>
                <w:color w:val="000000" w:themeColor="text1"/>
              </w:rPr>
            </w:pPr>
          </w:p>
        </w:tc>
        <w:tc>
          <w:tcPr>
            <w:tcW w:w="2256" w:type="dxa"/>
          </w:tcPr>
          <w:p w14:paraId="63D76C69" w14:textId="600629BD" w:rsidR="62D3E41C" w:rsidRPr="00266E7F" w:rsidRDefault="62D3E41C" w:rsidP="00C523DD">
            <w:pPr>
              <w:rPr>
                <w:rFonts w:ascii="Arial" w:hAnsi="Arial" w:cs="Arial"/>
                <w:color w:val="000000" w:themeColor="text1"/>
              </w:rPr>
            </w:pPr>
          </w:p>
        </w:tc>
        <w:tc>
          <w:tcPr>
            <w:tcW w:w="1001" w:type="dxa"/>
          </w:tcPr>
          <w:p w14:paraId="2F3E452D" w14:textId="600629BD" w:rsidR="62D3E41C" w:rsidRPr="00266E7F" w:rsidRDefault="62D3E41C" w:rsidP="00C523DD">
            <w:pPr>
              <w:rPr>
                <w:rFonts w:ascii="Arial" w:hAnsi="Arial" w:cs="Arial"/>
                <w:color w:val="000000" w:themeColor="text1"/>
              </w:rPr>
            </w:pPr>
          </w:p>
        </w:tc>
      </w:tr>
      <w:tr w:rsidR="62D3E41C" w:rsidRPr="00266E7F" w14:paraId="51006CE4" w14:textId="77777777" w:rsidTr="1F88A13C">
        <w:tc>
          <w:tcPr>
            <w:tcW w:w="1785" w:type="dxa"/>
          </w:tcPr>
          <w:p w14:paraId="136F65B1" w14:textId="48F561D0" w:rsidR="62D3E41C" w:rsidRPr="00266E7F" w:rsidRDefault="62D3E41C" w:rsidP="00C523DD">
            <w:pPr>
              <w:rPr>
                <w:rFonts w:ascii="Arial" w:hAnsi="Arial" w:cs="Arial"/>
                <w:color w:val="000000" w:themeColor="text1"/>
              </w:rPr>
            </w:pPr>
            <w:r w:rsidRPr="00266E7F">
              <w:rPr>
                <w:rFonts w:ascii="Arial" w:hAnsi="Arial" w:cs="Arial"/>
                <w:color w:val="000000" w:themeColor="text1"/>
              </w:rPr>
              <w:t>3. Address Internal review</w:t>
            </w:r>
          </w:p>
        </w:tc>
        <w:tc>
          <w:tcPr>
            <w:tcW w:w="883" w:type="dxa"/>
          </w:tcPr>
          <w:p w14:paraId="70AB5E12" w14:textId="458242C0" w:rsidR="62D3E41C" w:rsidRPr="00266E7F" w:rsidRDefault="62D3E41C" w:rsidP="00C523DD">
            <w:pPr>
              <w:rPr>
                <w:rFonts w:ascii="Arial" w:hAnsi="Arial" w:cs="Arial"/>
                <w:color w:val="000000" w:themeColor="text1"/>
              </w:rPr>
            </w:pPr>
            <w:r w:rsidRPr="00266E7F">
              <w:rPr>
                <w:rFonts w:ascii="Arial" w:hAnsi="Arial" w:cs="Arial"/>
                <w:color w:val="000000" w:themeColor="text1"/>
              </w:rPr>
              <w:t>UC</w:t>
            </w:r>
          </w:p>
        </w:tc>
        <w:tc>
          <w:tcPr>
            <w:tcW w:w="2370" w:type="dxa"/>
          </w:tcPr>
          <w:p w14:paraId="4F4FA207" w14:textId="600629BD" w:rsidR="62D3E41C" w:rsidRPr="00266E7F" w:rsidRDefault="62D3E41C" w:rsidP="00C523DD">
            <w:pPr>
              <w:rPr>
                <w:rFonts w:ascii="Arial" w:hAnsi="Arial" w:cs="Arial"/>
                <w:color w:val="000000" w:themeColor="text1"/>
              </w:rPr>
            </w:pPr>
          </w:p>
        </w:tc>
        <w:tc>
          <w:tcPr>
            <w:tcW w:w="2256" w:type="dxa"/>
          </w:tcPr>
          <w:p w14:paraId="05493FCB" w14:textId="600629BD" w:rsidR="62D3E41C" w:rsidRPr="00266E7F" w:rsidRDefault="62D3E41C" w:rsidP="00C523DD">
            <w:pPr>
              <w:rPr>
                <w:rFonts w:ascii="Arial" w:hAnsi="Arial" w:cs="Arial"/>
                <w:color w:val="000000" w:themeColor="text1"/>
              </w:rPr>
            </w:pPr>
          </w:p>
        </w:tc>
        <w:tc>
          <w:tcPr>
            <w:tcW w:w="1001" w:type="dxa"/>
          </w:tcPr>
          <w:p w14:paraId="4C14290C" w14:textId="600629BD" w:rsidR="62D3E41C" w:rsidRPr="00266E7F" w:rsidRDefault="62D3E41C" w:rsidP="00C523DD">
            <w:pPr>
              <w:rPr>
                <w:rFonts w:ascii="Arial" w:hAnsi="Arial" w:cs="Arial"/>
                <w:color w:val="000000" w:themeColor="text1"/>
              </w:rPr>
            </w:pPr>
          </w:p>
        </w:tc>
      </w:tr>
      <w:tr w:rsidR="62D3E41C" w:rsidRPr="00266E7F" w14:paraId="6BDF2545" w14:textId="77777777" w:rsidTr="1F88A13C">
        <w:tc>
          <w:tcPr>
            <w:tcW w:w="1785" w:type="dxa"/>
          </w:tcPr>
          <w:p w14:paraId="5913B81A" w14:textId="3177F04C" w:rsidR="62D3E41C" w:rsidRPr="00266E7F" w:rsidRDefault="62D3E41C" w:rsidP="00C523DD">
            <w:pPr>
              <w:rPr>
                <w:rFonts w:ascii="Arial" w:hAnsi="Arial" w:cs="Arial"/>
                <w:color w:val="000000" w:themeColor="text1"/>
              </w:rPr>
            </w:pPr>
            <w:r w:rsidRPr="00266E7F">
              <w:rPr>
                <w:rFonts w:ascii="Arial" w:hAnsi="Arial" w:cs="Arial"/>
                <w:color w:val="000000" w:themeColor="text1"/>
              </w:rPr>
              <w:t>4. External Examiner review</w:t>
            </w:r>
          </w:p>
        </w:tc>
        <w:tc>
          <w:tcPr>
            <w:tcW w:w="883" w:type="dxa"/>
          </w:tcPr>
          <w:p w14:paraId="77653042" w14:textId="6185DD5C" w:rsidR="62D3E41C" w:rsidRPr="00266E7F" w:rsidRDefault="62D3E41C" w:rsidP="00C523DD">
            <w:pPr>
              <w:rPr>
                <w:rFonts w:ascii="Arial" w:hAnsi="Arial" w:cs="Arial"/>
                <w:color w:val="000000" w:themeColor="text1"/>
              </w:rPr>
            </w:pPr>
            <w:r w:rsidRPr="00266E7F">
              <w:rPr>
                <w:rFonts w:ascii="Arial" w:hAnsi="Arial" w:cs="Arial"/>
                <w:color w:val="000000" w:themeColor="text1"/>
              </w:rPr>
              <w:t>EE</w:t>
            </w:r>
          </w:p>
        </w:tc>
        <w:tc>
          <w:tcPr>
            <w:tcW w:w="2370" w:type="dxa"/>
          </w:tcPr>
          <w:p w14:paraId="5E7C06CF" w14:textId="2213CF2C" w:rsidR="62D3E41C" w:rsidRPr="00266E7F" w:rsidRDefault="62D3E41C" w:rsidP="00C523DD">
            <w:pPr>
              <w:rPr>
                <w:rFonts w:ascii="Arial" w:hAnsi="Arial" w:cs="Arial"/>
                <w:color w:val="000000" w:themeColor="text1"/>
              </w:rPr>
            </w:pPr>
          </w:p>
        </w:tc>
        <w:tc>
          <w:tcPr>
            <w:tcW w:w="2256" w:type="dxa"/>
          </w:tcPr>
          <w:p w14:paraId="555F3AB9" w14:textId="71A36E1E" w:rsidR="62D3E41C" w:rsidRPr="00266E7F" w:rsidRDefault="62D3E41C" w:rsidP="00C523DD">
            <w:pPr>
              <w:rPr>
                <w:rFonts w:ascii="Arial" w:hAnsi="Arial" w:cs="Arial"/>
                <w:color w:val="000000" w:themeColor="text1"/>
              </w:rPr>
            </w:pPr>
          </w:p>
        </w:tc>
        <w:tc>
          <w:tcPr>
            <w:tcW w:w="1001" w:type="dxa"/>
          </w:tcPr>
          <w:p w14:paraId="5D123AD0" w14:textId="6E8344EE" w:rsidR="62D3E41C" w:rsidRPr="00266E7F" w:rsidRDefault="62D3E41C" w:rsidP="00C523DD">
            <w:pPr>
              <w:rPr>
                <w:rFonts w:ascii="Arial" w:hAnsi="Arial" w:cs="Arial"/>
                <w:color w:val="000000" w:themeColor="text1"/>
              </w:rPr>
            </w:pPr>
          </w:p>
        </w:tc>
      </w:tr>
      <w:tr w:rsidR="62D3E41C" w:rsidRPr="00266E7F" w14:paraId="0ADD10A5" w14:textId="77777777" w:rsidTr="1F88A13C">
        <w:tc>
          <w:tcPr>
            <w:tcW w:w="1785" w:type="dxa"/>
          </w:tcPr>
          <w:p w14:paraId="3B3FF7C6" w14:textId="50B0B8B4" w:rsidR="62D3E41C" w:rsidRPr="00266E7F" w:rsidRDefault="62D3E41C" w:rsidP="00C523DD">
            <w:pPr>
              <w:rPr>
                <w:rFonts w:ascii="Arial" w:hAnsi="Arial" w:cs="Arial"/>
                <w:color w:val="000000" w:themeColor="text1"/>
              </w:rPr>
            </w:pPr>
            <w:r w:rsidRPr="00266E7F">
              <w:rPr>
                <w:rFonts w:ascii="Arial" w:hAnsi="Arial" w:cs="Arial"/>
                <w:color w:val="000000" w:themeColor="text1"/>
              </w:rPr>
              <w:t>5. Address external review</w:t>
            </w:r>
          </w:p>
        </w:tc>
        <w:tc>
          <w:tcPr>
            <w:tcW w:w="883" w:type="dxa"/>
          </w:tcPr>
          <w:p w14:paraId="6AF207E5" w14:textId="4BC00144" w:rsidR="62D3E41C" w:rsidRPr="00266E7F" w:rsidRDefault="62D3E41C" w:rsidP="00C523DD">
            <w:pPr>
              <w:rPr>
                <w:rFonts w:ascii="Arial" w:hAnsi="Arial" w:cs="Arial"/>
                <w:color w:val="000000" w:themeColor="text1"/>
              </w:rPr>
            </w:pPr>
            <w:r w:rsidRPr="00266E7F">
              <w:rPr>
                <w:rFonts w:ascii="Arial" w:hAnsi="Arial" w:cs="Arial"/>
                <w:color w:val="000000" w:themeColor="text1"/>
              </w:rPr>
              <w:t>UC</w:t>
            </w:r>
          </w:p>
        </w:tc>
        <w:tc>
          <w:tcPr>
            <w:tcW w:w="2370" w:type="dxa"/>
          </w:tcPr>
          <w:p w14:paraId="24F734A4" w14:textId="0C999259" w:rsidR="62D3E41C" w:rsidRPr="00266E7F" w:rsidRDefault="62D3E41C" w:rsidP="00C523DD">
            <w:pPr>
              <w:rPr>
                <w:rFonts w:ascii="Arial" w:hAnsi="Arial" w:cs="Arial"/>
                <w:color w:val="000000" w:themeColor="text1"/>
              </w:rPr>
            </w:pPr>
          </w:p>
        </w:tc>
        <w:tc>
          <w:tcPr>
            <w:tcW w:w="2256" w:type="dxa"/>
          </w:tcPr>
          <w:p w14:paraId="45C0F790" w14:textId="46864704" w:rsidR="62D3E41C" w:rsidRPr="00266E7F" w:rsidRDefault="62D3E41C" w:rsidP="00C523DD">
            <w:pPr>
              <w:rPr>
                <w:rFonts w:ascii="Arial" w:hAnsi="Arial" w:cs="Arial"/>
                <w:color w:val="000000" w:themeColor="text1"/>
              </w:rPr>
            </w:pPr>
          </w:p>
        </w:tc>
        <w:tc>
          <w:tcPr>
            <w:tcW w:w="1001" w:type="dxa"/>
          </w:tcPr>
          <w:p w14:paraId="79813FEE" w14:textId="7491E68A" w:rsidR="62D3E41C" w:rsidRPr="00266E7F" w:rsidRDefault="62D3E41C" w:rsidP="00C523DD">
            <w:pPr>
              <w:rPr>
                <w:rFonts w:ascii="Arial" w:hAnsi="Arial" w:cs="Arial"/>
                <w:color w:val="000000" w:themeColor="text1"/>
              </w:rPr>
            </w:pPr>
          </w:p>
        </w:tc>
      </w:tr>
      <w:tr w:rsidR="62D3E41C" w:rsidRPr="00266E7F" w14:paraId="659E2D41" w14:textId="77777777" w:rsidTr="1F88A13C">
        <w:tc>
          <w:tcPr>
            <w:tcW w:w="1785" w:type="dxa"/>
          </w:tcPr>
          <w:p w14:paraId="0CE91B5F" w14:textId="28B461E2" w:rsidR="62D3E41C" w:rsidRPr="00266E7F" w:rsidRDefault="62D3E41C" w:rsidP="00C523DD">
            <w:pPr>
              <w:rPr>
                <w:rFonts w:ascii="Arial" w:hAnsi="Arial" w:cs="Arial"/>
                <w:color w:val="000000" w:themeColor="text1"/>
              </w:rPr>
            </w:pPr>
            <w:r w:rsidRPr="00266E7F">
              <w:rPr>
                <w:rFonts w:ascii="Arial" w:hAnsi="Arial" w:cs="Arial"/>
                <w:color w:val="000000" w:themeColor="text1"/>
              </w:rPr>
              <w:t xml:space="preserve">6. Final check of print out </w:t>
            </w:r>
          </w:p>
        </w:tc>
        <w:tc>
          <w:tcPr>
            <w:tcW w:w="883" w:type="dxa"/>
          </w:tcPr>
          <w:p w14:paraId="5D0E590A" w14:textId="3B8363A4" w:rsidR="62D3E41C" w:rsidRPr="00266E7F" w:rsidRDefault="1F88A13C" w:rsidP="00C523DD">
            <w:pPr>
              <w:rPr>
                <w:rFonts w:ascii="Arial" w:hAnsi="Arial" w:cs="Arial"/>
                <w:color w:val="000000" w:themeColor="text1"/>
              </w:rPr>
            </w:pPr>
            <w:r w:rsidRPr="00266E7F">
              <w:rPr>
                <w:rFonts w:ascii="Arial" w:hAnsi="Arial" w:cs="Arial"/>
                <w:color w:val="000000" w:themeColor="text1"/>
              </w:rPr>
              <w:t>UC</w:t>
            </w:r>
          </w:p>
        </w:tc>
        <w:tc>
          <w:tcPr>
            <w:tcW w:w="2370" w:type="dxa"/>
          </w:tcPr>
          <w:p w14:paraId="64079D97" w14:textId="1EB95284" w:rsidR="62D3E41C" w:rsidRPr="00266E7F" w:rsidRDefault="62D3E41C" w:rsidP="00C523DD">
            <w:pPr>
              <w:rPr>
                <w:rFonts w:ascii="Arial" w:hAnsi="Arial" w:cs="Arial"/>
                <w:color w:val="000000" w:themeColor="text1"/>
              </w:rPr>
            </w:pPr>
          </w:p>
        </w:tc>
        <w:tc>
          <w:tcPr>
            <w:tcW w:w="2256" w:type="dxa"/>
          </w:tcPr>
          <w:p w14:paraId="36395B22" w14:textId="188F932E" w:rsidR="62D3E41C" w:rsidRPr="00266E7F" w:rsidRDefault="62D3E41C" w:rsidP="00C523DD">
            <w:pPr>
              <w:rPr>
                <w:rFonts w:ascii="Arial" w:hAnsi="Arial" w:cs="Arial"/>
                <w:color w:val="000000" w:themeColor="text1"/>
              </w:rPr>
            </w:pPr>
          </w:p>
        </w:tc>
        <w:tc>
          <w:tcPr>
            <w:tcW w:w="1001" w:type="dxa"/>
          </w:tcPr>
          <w:p w14:paraId="5C5C4747" w14:textId="445CC4FF" w:rsidR="62D3E41C" w:rsidRPr="00266E7F" w:rsidRDefault="62D3E41C" w:rsidP="00C523DD">
            <w:pPr>
              <w:rPr>
                <w:rFonts w:ascii="Arial" w:hAnsi="Arial" w:cs="Arial"/>
                <w:color w:val="000000" w:themeColor="text1"/>
              </w:rPr>
            </w:pPr>
          </w:p>
        </w:tc>
      </w:tr>
    </w:tbl>
    <w:p w14:paraId="1D750822" w14:textId="49CF916E" w:rsidR="62D3E41C" w:rsidRPr="00266E7F" w:rsidRDefault="62D3E41C" w:rsidP="00C523DD">
      <w:pPr>
        <w:rPr>
          <w:rFonts w:ascii="Arial" w:hAnsi="Arial" w:cs="Arial"/>
          <w:color w:val="000000" w:themeColor="text1"/>
        </w:rPr>
      </w:pPr>
      <w:r w:rsidRPr="00266E7F">
        <w:rPr>
          <w:rFonts w:ascii="Arial" w:hAnsi="Arial" w:cs="Arial"/>
          <w:color w:val="000000" w:themeColor="text1"/>
        </w:rPr>
        <w:t>UC = unit coordinator; IM = internal moderator; EE = External examiner.</w:t>
      </w:r>
    </w:p>
    <w:sectPr w:rsidR="62D3E41C" w:rsidRPr="00266E7F">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5DEF2" w14:textId="77777777" w:rsidR="00422D41" w:rsidRDefault="00422D41">
      <w:r>
        <w:separator/>
      </w:r>
    </w:p>
  </w:endnote>
  <w:endnote w:type="continuationSeparator" w:id="0">
    <w:p w14:paraId="373778CC" w14:textId="77777777" w:rsidR="00422D41" w:rsidRDefault="00422D41">
      <w:r>
        <w:continuationSeparator/>
      </w:r>
    </w:p>
  </w:endnote>
  <w:endnote w:type="continuationNotice" w:id="1">
    <w:p w14:paraId="3E15FFF4" w14:textId="77777777" w:rsidR="00422D41" w:rsidRDefault="00422D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DC06" w14:textId="52E1A7F0" w:rsidR="00AE211C" w:rsidRPr="00C278F6" w:rsidRDefault="00AE211C">
    <w:pPr>
      <w:pStyle w:val="Footer"/>
      <w:jc w:val="right"/>
      <w:rPr>
        <w:rFonts w:ascii="Arial" w:hAnsi="Arial" w:cs="Arial"/>
        <w:b/>
      </w:rPr>
    </w:pPr>
    <w:r w:rsidRPr="00C278F6">
      <w:rPr>
        <w:rFonts w:ascii="Arial" w:hAnsi="Arial" w:cs="Arial"/>
      </w:rPr>
      <w:t xml:space="preserve">Page </w:t>
    </w:r>
    <w:r w:rsidRPr="00C278F6">
      <w:rPr>
        <w:rFonts w:ascii="Arial" w:hAnsi="Arial" w:cs="Arial"/>
        <w:b/>
        <w:bCs/>
      </w:rPr>
      <w:fldChar w:fldCharType="begin"/>
    </w:r>
    <w:r w:rsidRPr="00C278F6">
      <w:rPr>
        <w:rFonts w:ascii="Arial" w:hAnsi="Arial" w:cs="Arial"/>
        <w:b/>
        <w:bCs/>
      </w:rPr>
      <w:instrText xml:space="preserve"> PAGE </w:instrText>
    </w:r>
    <w:r w:rsidRPr="00C278F6">
      <w:fldChar w:fldCharType="separate"/>
    </w:r>
    <w:r w:rsidR="00C523DD">
      <w:rPr>
        <w:rFonts w:ascii="Arial" w:hAnsi="Arial" w:cs="Arial"/>
        <w:b/>
        <w:bCs/>
        <w:noProof/>
      </w:rPr>
      <w:t>6</w:t>
    </w:r>
    <w:r w:rsidRPr="00C278F6">
      <w:rPr>
        <w:rFonts w:ascii="Arial" w:hAnsi="Arial" w:cs="Arial"/>
        <w:b/>
        <w:bCs/>
      </w:rPr>
      <w:fldChar w:fldCharType="end"/>
    </w:r>
    <w:r w:rsidRPr="09893233">
      <w:rPr>
        <w:rFonts w:ascii="Arial" w:hAnsi="Arial" w:cs="Arial"/>
        <w:b/>
      </w:rPr>
      <w:t xml:space="preserve"> of </w:t>
    </w:r>
    <w:r w:rsidR="00144D22">
      <w:rPr>
        <w:rFonts w:ascii="Arial" w:hAnsi="Arial" w:cs="Arial"/>
        <w:b/>
        <w:bCs/>
      </w:rPr>
      <w:fldChar w:fldCharType="begin"/>
    </w:r>
    <w:r w:rsidR="00144D22">
      <w:rPr>
        <w:rFonts w:ascii="Arial" w:hAnsi="Arial" w:cs="Arial"/>
        <w:b/>
        <w:bCs/>
      </w:rPr>
      <w:instrText xml:space="preserve"> </w:instrText>
    </w:r>
    <w:r w:rsidR="00011209">
      <w:rPr>
        <w:rFonts w:ascii="Arial" w:hAnsi="Arial" w:cs="Arial"/>
        <w:b/>
        <w:bCs/>
      </w:rPr>
      <w:instrText xml:space="preserve">= </w:instrText>
    </w:r>
    <w:r w:rsidR="00011209">
      <w:rPr>
        <w:rFonts w:ascii="Arial" w:hAnsi="Arial" w:cs="Arial"/>
        <w:b/>
        <w:bCs/>
      </w:rPr>
      <w:fldChar w:fldCharType="begin"/>
    </w:r>
    <w:r w:rsidR="00011209">
      <w:rPr>
        <w:rFonts w:ascii="Arial" w:hAnsi="Arial" w:cs="Arial"/>
        <w:b/>
        <w:bCs/>
      </w:rPr>
      <w:instrText xml:space="preserve"> NUMPAGES </w:instrText>
    </w:r>
    <w:r w:rsidR="00011209">
      <w:rPr>
        <w:rFonts w:ascii="Arial" w:hAnsi="Arial" w:cs="Arial"/>
        <w:b/>
        <w:bCs/>
      </w:rPr>
      <w:fldChar w:fldCharType="separate"/>
    </w:r>
    <w:r w:rsidR="00C05E44">
      <w:rPr>
        <w:rFonts w:ascii="Arial" w:hAnsi="Arial" w:cs="Arial"/>
        <w:b/>
        <w:bCs/>
        <w:noProof/>
      </w:rPr>
      <w:instrText>6</w:instrText>
    </w:r>
    <w:r w:rsidR="00011209">
      <w:rPr>
        <w:rFonts w:ascii="Arial" w:hAnsi="Arial" w:cs="Arial"/>
        <w:b/>
        <w:bCs/>
      </w:rPr>
      <w:fldChar w:fldCharType="end"/>
    </w:r>
    <w:r w:rsidR="00011209">
      <w:rPr>
        <w:rFonts w:ascii="Arial" w:hAnsi="Arial" w:cs="Arial"/>
        <w:b/>
        <w:bCs/>
      </w:rPr>
      <w:instrText>-1</w:instrText>
    </w:r>
    <w:r w:rsidR="00144D22">
      <w:rPr>
        <w:rFonts w:ascii="Arial" w:hAnsi="Arial" w:cs="Arial"/>
        <w:b/>
        <w:bCs/>
      </w:rPr>
      <w:instrText xml:space="preserve"> </w:instrText>
    </w:r>
    <w:r w:rsidR="00144D22">
      <w:rPr>
        <w:rFonts w:ascii="Arial" w:hAnsi="Arial" w:cs="Arial"/>
        <w:b/>
        <w:bCs/>
      </w:rPr>
      <w:fldChar w:fldCharType="separate"/>
    </w:r>
    <w:r w:rsidR="00C05E44">
      <w:rPr>
        <w:rFonts w:ascii="Arial" w:hAnsi="Arial" w:cs="Arial"/>
        <w:b/>
        <w:bCs/>
        <w:noProof/>
      </w:rPr>
      <w:t>5</w:t>
    </w:r>
    <w:r w:rsidR="00144D22">
      <w:rPr>
        <w:rFonts w:ascii="Arial" w:hAnsi="Arial" w:cs="Arial"/>
        <w:b/>
        <w:bCs/>
      </w:rPr>
      <w:fldChar w:fldCharType="end"/>
    </w:r>
  </w:p>
  <w:p w14:paraId="05BABA55" w14:textId="77777777" w:rsidR="00AE211C" w:rsidRPr="00681006" w:rsidRDefault="00AE211C" w:rsidP="00681006">
    <w:pPr>
      <w:pStyle w:val="Footer"/>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E219E" w14:textId="77777777" w:rsidR="00422D41" w:rsidRDefault="00422D41">
      <w:r>
        <w:separator/>
      </w:r>
    </w:p>
  </w:footnote>
  <w:footnote w:type="continuationSeparator" w:id="0">
    <w:p w14:paraId="106B8A7B" w14:textId="77777777" w:rsidR="00422D41" w:rsidRDefault="00422D41">
      <w:r>
        <w:continuationSeparator/>
      </w:r>
    </w:p>
  </w:footnote>
  <w:footnote w:type="continuationNotice" w:id="1">
    <w:p w14:paraId="56C4E7C7" w14:textId="77777777" w:rsidR="00422D41" w:rsidRDefault="00422D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A2C3" w14:textId="4E4EDA31" w:rsidR="00AE211C" w:rsidRPr="00360F29" w:rsidRDefault="00AE211C" w:rsidP="00681006">
    <w:pPr>
      <w:pStyle w:val="Header"/>
      <w:jc w:val="right"/>
      <w:rPr>
        <w:rFonts w:ascii="Arial" w:hAnsi="Arial" w:cs="Arial"/>
        <w:b/>
      </w:rPr>
    </w:pPr>
    <w:r w:rsidRPr="00360F29">
      <w:rPr>
        <w:rFonts w:ascii="Arial" w:hAnsi="Arial" w:cs="Arial"/>
        <w:b/>
      </w:rPr>
      <w:t xml:space="preserve">EART </w:t>
    </w:r>
    <w:r w:rsidR="00266E7F">
      <w:rPr>
        <w:rFonts w:ascii="Arial" w:hAnsi="Arial" w:cs="Arial"/>
        <w:b/>
      </w:rPr>
      <w:t>26201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A2F66"/>
    <w:multiLevelType w:val="hybridMultilevel"/>
    <w:tmpl w:val="ED9AAA6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FC5800"/>
    <w:multiLevelType w:val="hybridMultilevel"/>
    <w:tmpl w:val="7652A27E"/>
    <w:lvl w:ilvl="0" w:tplc="5F2A5F9A">
      <w:start w:val="1"/>
      <w:numFmt w:val="lowerLetter"/>
      <w:lvlText w:val="%1."/>
      <w:lvlJc w:val="left"/>
      <w:pPr>
        <w:ind w:left="720" w:hanging="360"/>
      </w:pPr>
    </w:lvl>
    <w:lvl w:ilvl="1" w:tplc="2BEE98CE">
      <w:start w:val="1"/>
      <w:numFmt w:val="lowerLetter"/>
      <w:lvlText w:val="%2."/>
      <w:lvlJc w:val="left"/>
      <w:pPr>
        <w:ind w:left="1440" w:hanging="360"/>
      </w:pPr>
    </w:lvl>
    <w:lvl w:ilvl="2" w:tplc="A984C9CC">
      <w:start w:val="1"/>
      <w:numFmt w:val="lowerRoman"/>
      <w:lvlText w:val="%3."/>
      <w:lvlJc w:val="right"/>
      <w:pPr>
        <w:ind w:left="2160" w:hanging="180"/>
      </w:pPr>
    </w:lvl>
    <w:lvl w:ilvl="3" w:tplc="373C74F6">
      <w:start w:val="1"/>
      <w:numFmt w:val="decimal"/>
      <w:lvlText w:val="%4."/>
      <w:lvlJc w:val="left"/>
      <w:pPr>
        <w:ind w:left="2880" w:hanging="360"/>
      </w:pPr>
    </w:lvl>
    <w:lvl w:ilvl="4" w:tplc="A51CC63C">
      <w:start w:val="1"/>
      <w:numFmt w:val="lowerLetter"/>
      <w:lvlText w:val="%5."/>
      <w:lvlJc w:val="left"/>
      <w:pPr>
        <w:ind w:left="3600" w:hanging="360"/>
      </w:pPr>
    </w:lvl>
    <w:lvl w:ilvl="5" w:tplc="7B888AC4">
      <w:start w:val="1"/>
      <w:numFmt w:val="lowerRoman"/>
      <w:lvlText w:val="%6."/>
      <w:lvlJc w:val="right"/>
      <w:pPr>
        <w:ind w:left="4320" w:hanging="180"/>
      </w:pPr>
    </w:lvl>
    <w:lvl w:ilvl="6" w:tplc="0C509CEE">
      <w:start w:val="1"/>
      <w:numFmt w:val="decimal"/>
      <w:lvlText w:val="%7."/>
      <w:lvlJc w:val="left"/>
      <w:pPr>
        <w:ind w:left="5040" w:hanging="360"/>
      </w:pPr>
    </w:lvl>
    <w:lvl w:ilvl="7" w:tplc="CF8A6FA4">
      <w:start w:val="1"/>
      <w:numFmt w:val="lowerLetter"/>
      <w:lvlText w:val="%8."/>
      <w:lvlJc w:val="left"/>
      <w:pPr>
        <w:ind w:left="5760" w:hanging="360"/>
      </w:pPr>
    </w:lvl>
    <w:lvl w:ilvl="8" w:tplc="46348736">
      <w:start w:val="1"/>
      <w:numFmt w:val="lowerRoman"/>
      <w:lvlText w:val="%9."/>
      <w:lvlJc w:val="right"/>
      <w:pPr>
        <w:ind w:left="6480" w:hanging="180"/>
      </w:pPr>
    </w:lvl>
  </w:abstractNum>
  <w:abstractNum w:abstractNumId="2" w15:restartNumberingAfterBreak="0">
    <w:nsid w:val="211134DB"/>
    <w:multiLevelType w:val="hybridMultilevel"/>
    <w:tmpl w:val="BF4C4156"/>
    <w:lvl w:ilvl="0" w:tplc="12383718">
      <w:start w:val="1"/>
      <w:numFmt w:val="decimal"/>
      <w:lvlText w:val="%1."/>
      <w:lvlJc w:val="left"/>
      <w:pPr>
        <w:ind w:left="720" w:hanging="360"/>
      </w:pPr>
    </w:lvl>
    <w:lvl w:ilvl="1" w:tplc="EF48420E">
      <w:start w:val="1"/>
      <w:numFmt w:val="lowerLetter"/>
      <w:lvlText w:val="%2."/>
      <w:lvlJc w:val="left"/>
      <w:pPr>
        <w:ind w:left="1440" w:hanging="360"/>
      </w:pPr>
    </w:lvl>
    <w:lvl w:ilvl="2" w:tplc="80A47D72">
      <w:start w:val="1"/>
      <w:numFmt w:val="lowerRoman"/>
      <w:lvlText w:val="%3."/>
      <w:lvlJc w:val="right"/>
      <w:pPr>
        <w:ind w:left="2160" w:hanging="180"/>
      </w:pPr>
    </w:lvl>
    <w:lvl w:ilvl="3" w:tplc="F474CA82">
      <w:start w:val="1"/>
      <w:numFmt w:val="decimal"/>
      <w:lvlText w:val="%4."/>
      <w:lvlJc w:val="left"/>
      <w:pPr>
        <w:ind w:left="2880" w:hanging="360"/>
      </w:pPr>
    </w:lvl>
    <w:lvl w:ilvl="4" w:tplc="6900B612">
      <w:start w:val="1"/>
      <w:numFmt w:val="lowerLetter"/>
      <w:lvlText w:val="%5."/>
      <w:lvlJc w:val="left"/>
      <w:pPr>
        <w:ind w:left="3600" w:hanging="360"/>
      </w:pPr>
    </w:lvl>
    <w:lvl w:ilvl="5" w:tplc="6A8259D2">
      <w:start w:val="1"/>
      <w:numFmt w:val="lowerRoman"/>
      <w:lvlText w:val="%6."/>
      <w:lvlJc w:val="right"/>
      <w:pPr>
        <w:ind w:left="4320" w:hanging="180"/>
      </w:pPr>
    </w:lvl>
    <w:lvl w:ilvl="6" w:tplc="57AE39AE">
      <w:start w:val="1"/>
      <w:numFmt w:val="decimal"/>
      <w:lvlText w:val="%7."/>
      <w:lvlJc w:val="left"/>
      <w:pPr>
        <w:ind w:left="5040" w:hanging="360"/>
      </w:pPr>
    </w:lvl>
    <w:lvl w:ilvl="7" w:tplc="1F382DBE">
      <w:start w:val="1"/>
      <w:numFmt w:val="lowerLetter"/>
      <w:lvlText w:val="%8."/>
      <w:lvlJc w:val="left"/>
      <w:pPr>
        <w:ind w:left="5760" w:hanging="360"/>
      </w:pPr>
    </w:lvl>
    <w:lvl w:ilvl="8" w:tplc="61707166">
      <w:start w:val="1"/>
      <w:numFmt w:val="lowerRoman"/>
      <w:lvlText w:val="%9."/>
      <w:lvlJc w:val="right"/>
      <w:pPr>
        <w:ind w:left="6480" w:hanging="180"/>
      </w:pPr>
    </w:lvl>
  </w:abstractNum>
  <w:abstractNum w:abstractNumId="3" w15:restartNumberingAfterBreak="0">
    <w:nsid w:val="2CC3603C"/>
    <w:multiLevelType w:val="hybridMultilevel"/>
    <w:tmpl w:val="79F401E4"/>
    <w:lvl w:ilvl="0" w:tplc="230A8B2A">
      <w:start w:val="1"/>
      <w:numFmt w:val="decimal"/>
      <w:lvlText w:val="%1."/>
      <w:lvlJc w:val="left"/>
      <w:pPr>
        <w:tabs>
          <w:tab w:val="num" w:pos="400"/>
        </w:tabs>
        <w:ind w:left="400" w:hanging="400"/>
      </w:pPr>
      <w:rPr>
        <w:rFonts w:hint="default"/>
        <w:b w:val="0"/>
      </w:rPr>
    </w:lvl>
    <w:lvl w:ilvl="1" w:tplc="A6A471FE">
      <w:start w:val="2"/>
      <w:numFmt w:val="lowerLetter"/>
      <w:lvlText w:val="%2)"/>
      <w:lvlJc w:val="left"/>
      <w:pPr>
        <w:tabs>
          <w:tab w:val="num" w:pos="1080"/>
        </w:tabs>
        <w:ind w:left="1080" w:hanging="360"/>
      </w:pPr>
      <w:rPr>
        <w:rFonts w:hint="default"/>
      </w:rPr>
    </w:lvl>
    <w:lvl w:ilvl="2" w:tplc="515811B8">
      <w:start w:val="2"/>
      <w:numFmt w:val="lowerLetter"/>
      <w:lvlText w:val="(%3)"/>
      <w:lvlJc w:val="left"/>
      <w:pPr>
        <w:tabs>
          <w:tab w:val="num" w:pos="1980"/>
        </w:tabs>
        <w:ind w:left="1980" w:hanging="360"/>
      </w:pPr>
      <w:rPr>
        <w:rFonts w:hint="default"/>
      </w:r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 w15:restartNumberingAfterBreak="0">
    <w:nsid w:val="53C90790"/>
    <w:multiLevelType w:val="hybridMultilevel"/>
    <w:tmpl w:val="B0F88D8C"/>
    <w:lvl w:ilvl="0" w:tplc="C69CFAB6">
      <w:start w:val="1"/>
      <w:numFmt w:val="lowerLetter"/>
      <w:lvlText w:val="%1."/>
      <w:lvlJc w:val="left"/>
      <w:pPr>
        <w:ind w:left="720" w:hanging="360"/>
      </w:pPr>
    </w:lvl>
    <w:lvl w:ilvl="1" w:tplc="AE987230">
      <w:start w:val="1"/>
      <w:numFmt w:val="lowerLetter"/>
      <w:lvlText w:val="%2."/>
      <w:lvlJc w:val="left"/>
      <w:pPr>
        <w:ind w:left="1440" w:hanging="360"/>
      </w:pPr>
    </w:lvl>
    <w:lvl w:ilvl="2" w:tplc="1A1CF8A6">
      <w:start w:val="1"/>
      <w:numFmt w:val="lowerRoman"/>
      <w:lvlText w:val="%3."/>
      <w:lvlJc w:val="right"/>
      <w:pPr>
        <w:ind w:left="2160" w:hanging="180"/>
      </w:pPr>
    </w:lvl>
    <w:lvl w:ilvl="3" w:tplc="90E89558">
      <w:start w:val="1"/>
      <w:numFmt w:val="decimal"/>
      <w:lvlText w:val="%4."/>
      <w:lvlJc w:val="left"/>
      <w:pPr>
        <w:ind w:left="2880" w:hanging="360"/>
      </w:pPr>
    </w:lvl>
    <w:lvl w:ilvl="4" w:tplc="F6801D36">
      <w:start w:val="1"/>
      <w:numFmt w:val="lowerLetter"/>
      <w:lvlText w:val="%5."/>
      <w:lvlJc w:val="left"/>
      <w:pPr>
        <w:ind w:left="3600" w:hanging="360"/>
      </w:pPr>
    </w:lvl>
    <w:lvl w:ilvl="5" w:tplc="EFE6034E">
      <w:start w:val="1"/>
      <w:numFmt w:val="lowerRoman"/>
      <w:lvlText w:val="%6."/>
      <w:lvlJc w:val="right"/>
      <w:pPr>
        <w:ind w:left="4320" w:hanging="180"/>
      </w:pPr>
    </w:lvl>
    <w:lvl w:ilvl="6" w:tplc="009491B4">
      <w:start w:val="1"/>
      <w:numFmt w:val="decimal"/>
      <w:lvlText w:val="%7."/>
      <w:lvlJc w:val="left"/>
      <w:pPr>
        <w:ind w:left="5040" w:hanging="360"/>
      </w:pPr>
    </w:lvl>
    <w:lvl w:ilvl="7" w:tplc="149E55F6">
      <w:start w:val="1"/>
      <w:numFmt w:val="lowerLetter"/>
      <w:lvlText w:val="%8."/>
      <w:lvlJc w:val="left"/>
      <w:pPr>
        <w:ind w:left="5760" w:hanging="360"/>
      </w:pPr>
    </w:lvl>
    <w:lvl w:ilvl="8" w:tplc="414694E0">
      <w:start w:val="1"/>
      <w:numFmt w:val="lowerRoman"/>
      <w:lvlText w:val="%9."/>
      <w:lvlJc w:val="right"/>
      <w:pPr>
        <w:ind w:left="6480" w:hanging="180"/>
      </w:pPr>
    </w:lvl>
  </w:abstractNum>
  <w:abstractNum w:abstractNumId="5" w15:restartNumberingAfterBreak="0">
    <w:nsid w:val="596665E8"/>
    <w:multiLevelType w:val="hybridMultilevel"/>
    <w:tmpl w:val="41AA9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D334A62"/>
    <w:multiLevelType w:val="hybridMultilevel"/>
    <w:tmpl w:val="8B7C9C44"/>
    <w:lvl w:ilvl="0" w:tplc="84AAE630">
      <w:start w:val="1"/>
      <w:numFmt w:val="lowerRoman"/>
      <w:lvlText w:val="%1)"/>
      <w:lvlJc w:val="left"/>
      <w:pPr>
        <w:ind w:left="1440" w:hanging="720"/>
      </w:pPr>
      <w:rPr>
        <w:rFonts w:ascii="Arial" w:eastAsiaTheme="minorHAnsi"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65484AAF"/>
    <w:multiLevelType w:val="hybridMultilevel"/>
    <w:tmpl w:val="8B7C9C44"/>
    <w:lvl w:ilvl="0" w:tplc="84AAE630">
      <w:start w:val="1"/>
      <w:numFmt w:val="lowerRoman"/>
      <w:lvlText w:val="%1)"/>
      <w:lvlJc w:val="left"/>
      <w:pPr>
        <w:ind w:left="1440" w:hanging="720"/>
      </w:pPr>
      <w:rPr>
        <w:rFonts w:ascii="Arial" w:eastAsiaTheme="minorHAnsi" w:hAnsi="Arial" w:cs="Arial"/>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73D04D14"/>
    <w:multiLevelType w:val="hybridMultilevel"/>
    <w:tmpl w:val="2618F20E"/>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78240850">
    <w:abstractNumId w:val="2"/>
  </w:num>
  <w:num w:numId="2" w16cid:durableId="1370573910">
    <w:abstractNumId w:val="1"/>
  </w:num>
  <w:num w:numId="3" w16cid:durableId="834149013">
    <w:abstractNumId w:val="4"/>
  </w:num>
  <w:num w:numId="4" w16cid:durableId="868569967">
    <w:abstractNumId w:val="3"/>
  </w:num>
  <w:num w:numId="5" w16cid:durableId="91558747">
    <w:abstractNumId w:val="5"/>
  </w:num>
  <w:num w:numId="6" w16cid:durableId="1468431000">
    <w:abstractNumId w:val="8"/>
  </w:num>
  <w:num w:numId="7" w16cid:durableId="102039711">
    <w:abstractNumId w:val="0"/>
  </w:num>
  <w:num w:numId="8" w16cid:durableId="1528106210">
    <w:abstractNumId w:val="7"/>
  </w:num>
  <w:num w:numId="9" w16cid:durableId="46335534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Neave">
    <w15:presenceInfo w15:providerId="AD" w15:userId="S::david.neave@manchester.ac.uk::4e317d1d-2cb6-427c-bff3-4c3968c03d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006"/>
    <w:rsid w:val="00005547"/>
    <w:rsid w:val="00006596"/>
    <w:rsid w:val="00011209"/>
    <w:rsid w:val="00012288"/>
    <w:rsid w:val="00012DFF"/>
    <w:rsid w:val="00034638"/>
    <w:rsid w:val="00034F1B"/>
    <w:rsid w:val="000402BD"/>
    <w:rsid w:val="0004219B"/>
    <w:rsid w:val="00050052"/>
    <w:rsid w:val="00050077"/>
    <w:rsid w:val="000537B6"/>
    <w:rsid w:val="00053A5D"/>
    <w:rsid w:val="00060E88"/>
    <w:rsid w:val="0006166B"/>
    <w:rsid w:val="0006212D"/>
    <w:rsid w:val="00064A2B"/>
    <w:rsid w:val="0006697E"/>
    <w:rsid w:val="00067AA4"/>
    <w:rsid w:val="00074B7E"/>
    <w:rsid w:val="000815A9"/>
    <w:rsid w:val="000859BB"/>
    <w:rsid w:val="000A42F2"/>
    <w:rsid w:val="000B4339"/>
    <w:rsid w:val="000B55A2"/>
    <w:rsid w:val="000D0A54"/>
    <w:rsid w:val="000D39DF"/>
    <w:rsid w:val="000F0856"/>
    <w:rsid w:val="00100820"/>
    <w:rsid w:val="00101965"/>
    <w:rsid w:val="00104EB5"/>
    <w:rsid w:val="001062D4"/>
    <w:rsid w:val="001124E1"/>
    <w:rsid w:val="001263AF"/>
    <w:rsid w:val="0013763B"/>
    <w:rsid w:val="00137720"/>
    <w:rsid w:val="001428E0"/>
    <w:rsid w:val="00144D22"/>
    <w:rsid w:val="001503DB"/>
    <w:rsid w:val="001533E2"/>
    <w:rsid w:val="00155019"/>
    <w:rsid w:val="00155528"/>
    <w:rsid w:val="00157671"/>
    <w:rsid w:val="00157CF8"/>
    <w:rsid w:val="0016583C"/>
    <w:rsid w:val="00170B99"/>
    <w:rsid w:val="001765FE"/>
    <w:rsid w:val="00186666"/>
    <w:rsid w:val="00190319"/>
    <w:rsid w:val="001906A8"/>
    <w:rsid w:val="00192665"/>
    <w:rsid w:val="001A586A"/>
    <w:rsid w:val="001B0587"/>
    <w:rsid w:val="001C7D75"/>
    <w:rsid w:val="001D5A7F"/>
    <w:rsid w:val="001E4F2E"/>
    <w:rsid w:val="001F5CA9"/>
    <w:rsid w:val="00211A7C"/>
    <w:rsid w:val="00213ACC"/>
    <w:rsid w:val="00213B3D"/>
    <w:rsid w:val="00214AF0"/>
    <w:rsid w:val="002343E3"/>
    <w:rsid w:val="0024494D"/>
    <w:rsid w:val="002635F1"/>
    <w:rsid w:val="0026516E"/>
    <w:rsid w:val="00266E7F"/>
    <w:rsid w:val="002726AD"/>
    <w:rsid w:val="00275D81"/>
    <w:rsid w:val="00281AD5"/>
    <w:rsid w:val="0029485E"/>
    <w:rsid w:val="002B4926"/>
    <w:rsid w:val="002C2B31"/>
    <w:rsid w:val="002C452B"/>
    <w:rsid w:val="002D4007"/>
    <w:rsid w:val="002E0228"/>
    <w:rsid w:val="002E0EFE"/>
    <w:rsid w:val="002F7F10"/>
    <w:rsid w:val="00324BCA"/>
    <w:rsid w:val="00331151"/>
    <w:rsid w:val="00360F29"/>
    <w:rsid w:val="003668DF"/>
    <w:rsid w:val="003810AF"/>
    <w:rsid w:val="003823A9"/>
    <w:rsid w:val="00393BEE"/>
    <w:rsid w:val="00397867"/>
    <w:rsid w:val="003A6070"/>
    <w:rsid w:val="003D0F34"/>
    <w:rsid w:val="003D2672"/>
    <w:rsid w:val="003E364A"/>
    <w:rsid w:val="003E675E"/>
    <w:rsid w:val="003F0420"/>
    <w:rsid w:val="003F23DB"/>
    <w:rsid w:val="004066C0"/>
    <w:rsid w:val="00422500"/>
    <w:rsid w:val="00422D41"/>
    <w:rsid w:val="004239C8"/>
    <w:rsid w:val="00425DA4"/>
    <w:rsid w:val="00433CD0"/>
    <w:rsid w:val="00463DD9"/>
    <w:rsid w:val="00466BB1"/>
    <w:rsid w:val="0047369B"/>
    <w:rsid w:val="0047741D"/>
    <w:rsid w:val="00480843"/>
    <w:rsid w:val="0048758D"/>
    <w:rsid w:val="004918C7"/>
    <w:rsid w:val="00494549"/>
    <w:rsid w:val="00494E7F"/>
    <w:rsid w:val="004A4BF3"/>
    <w:rsid w:val="004B04D0"/>
    <w:rsid w:val="004B5641"/>
    <w:rsid w:val="004C1818"/>
    <w:rsid w:val="004C77EB"/>
    <w:rsid w:val="004E1741"/>
    <w:rsid w:val="004F3488"/>
    <w:rsid w:val="004F57E8"/>
    <w:rsid w:val="004F62DC"/>
    <w:rsid w:val="005261C1"/>
    <w:rsid w:val="00541AAA"/>
    <w:rsid w:val="00543636"/>
    <w:rsid w:val="00566578"/>
    <w:rsid w:val="005865E3"/>
    <w:rsid w:val="0059082E"/>
    <w:rsid w:val="00595E23"/>
    <w:rsid w:val="005B1949"/>
    <w:rsid w:val="005B38E6"/>
    <w:rsid w:val="005C2BE3"/>
    <w:rsid w:val="005C52CE"/>
    <w:rsid w:val="005D4021"/>
    <w:rsid w:val="005D71F9"/>
    <w:rsid w:val="005F18F8"/>
    <w:rsid w:val="006069AB"/>
    <w:rsid w:val="0062756C"/>
    <w:rsid w:val="00631698"/>
    <w:rsid w:val="0065277A"/>
    <w:rsid w:val="00653F07"/>
    <w:rsid w:val="00656E44"/>
    <w:rsid w:val="00664B61"/>
    <w:rsid w:val="00670548"/>
    <w:rsid w:val="00672485"/>
    <w:rsid w:val="006747F5"/>
    <w:rsid w:val="0067781F"/>
    <w:rsid w:val="00681006"/>
    <w:rsid w:val="006835A3"/>
    <w:rsid w:val="006A4923"/>
    <w:rsid w:val="006A797E"/>
    <w:rsid w:val="006B52CF"/>
    <w:rsid w:val="006C0C5B"/>
    <w:rsid w:val="006C621B"/>
    <w:rsid w:val="006D1F5E"/>
    <w:rsid w:val="006F116C"/>
    <w:rsid w:val="007040A9"/>
    <w:rsid w:val="00705C53"/>
    <w:rsid w:val="00706826"/>
    <w:rsid w:val="00725D4A"/>
    <w:rsid w:val="007367DE"/>
    <w:rsid w:val="0073711D"/>
    <w:rsid w:val="00740CFF"/>
    <w:rsid w:val="00776BD3"/>
    <w:rsid w:val="007A3536"/>
    <w:rsid w:val="007B2B2F"/>
    <w:rsid w:val="007C572E"/>
    <w:rsid w:val="007D178B"/>
    <w:rsid w:val="007E2E26"/>
    <w:rsid w:val="007F43C1"/>
    <w:rsid w:val="007F62CD"/>
    <w:rsid w:val="00831556"/>
    <w:rsid w:val="0083277B"/>
    <w:rsid w:val="00837133"/>
    <w:rsid w:val="008406CF"/>
    <w:rsid w:val="008446EC"/>
    <w:rsid w:val="00847B9A"/>
    <w:rsid w:val="00857612"/>
    <w:rsid w:val="00862B6D"/>
    <w:rsid w:val="00863B50"/>
    <w:rsid w:val="00886103"/>
    <w:rsid w:val="008972DF"/>
    <w:rsid w:val="008A41D4"/>
    <w:rsid w:val="008B71A6"/>
    <w:rsid w:val="008F5C4A"/>
    <w:rsid w:val="008F6253"/>
    <w:rsid w:val="00917824"/>
    <w:rsid w:val="009257AB"/>
    <w:rsid w:val="0094138E"/>
    <w:rsid w:val="00942EEE"/>
    <w:rsid w:val="00946DD0"/>
    <w:rsid w:val="00960CF5"/>
    <w:rsid w:val="00963154"/>
    <w:rsid w:val="00964958"/>
    <w:rsid w:val="00975607"/>
    <w:rsid w:val="0097645A"/>
    <w:rsid w:val="009769FC"/>
    <w:rsid w:val="009B0CC0"/>
    <w:rsid w:val="009D0EE9"/>
    <w:rsid w:val="009D7E8D"/>
    <w:rsid w:val="009E323E"/>
    <w:rsid w:val="009E3728"/>
    <w:rsid w:val="009F7CDD"/>
    <w:rsid w:val="00A02259"/>
    <w:rsid w:val="00A03A9F"/>
    <w:rsid w:val="00A13807"/>
    <w:rsid w:val="00A235ED"/>
    <w:rsid w:val="00A50094"/>
    <w:rsid w:val="00A5066A"/>
    <w:rsid w:val="00A517AA"/>
    <w:rsid w:val="00A60EAD"/>
    <w:rsid w:val="00A84EA4"/>
    <w:rsid w:val="00A912F5"/>
    <w:rsid w:val="00AA04C0"/>
    <w:rsid w:val="00AB0EB1"/>
    <w:rsid w:val="00AB2CCF"/>
    <w:rsid w:val="00AB6EA4"/>
    <w:rsid w:val="00AC193D"/>
    <w:rsid w:val="00AC2DE1"/>
    <w:rsid w:val="00AC62C8"/>
    <w:rsid w:val="00AD0CA8"/>
    <w:rsid w:val="00AE1827"/>
    <w:rsid w:val="00AE211C"/>
    <w:rsid w:val="00AE2A7E"/>
    <w:rsid w:val="00AF42FE"/>
    <w:rsid w:val="00B016B5"/>
    <w:rsid w:val="00B33666"/>
    <w:rsid w:val="00B36B22"/>
    <w:rsid w:val="00B374B8"/>
    <w:rsid w:val="00B50537"/>
    <w:rsid w:val="00B64556"/>
    <w:rsid w:val="00B740C0"/>
    <w:rsid w:val="00BB5BC6"/>
    <w:rsid w:val="00BC4691"/>
    <w:rsid w:val="00BC541E"/>
    <w:rsid w:val="00BD0D0B"/>
    <w:rsid w:val="00BD5E1C"/>
    <w:rsid w:val="00BF5835"/>
    <w:rsid w:val="00C05E44"/>
    <w:rsid w:val="00C116D4"/>
    <w:rsid w:val="00C16B21"/>
    <w:rsid w:val="00C224DD"/>
    <w:rsid w:val="00C225C1"/>
    <w:rsid w:val="00C278F6"/>
    <w:rsid w:val="00C51F71"/>
    <w:rsid w:val="00C523DD"/>
    <w:rsid w:val="00C617D6"/>
    <w:rsid w:val="00C70574"/>
    <w:rsid w:val="00C74A2A"/>
    <w:rsid w:val="00C81ACF"/>
    <w:rsid w:val="00C845BB"/>
    <w:rsid w:val="00C8696B"/>
    <w:rsid w:val="00C9389D"/>
    <w:rsid w:val="00C94960"/>
    <w:rsid w:val="00CB1C5C"/>
    <w:rsid w:val="00CB568D"/>
    <w:rsid w:val="00CB5A26"/>
    <w:rsid w:val="00CC12A7"/>
    <w:rsid w:val="00CC4B82"/>
    <w:rsid w:val="00CC59C2"/>
    <w:rsid w:val="00CD21DC"/>
    <w:rsid w:val="00CD3482"/>
    <w:rsid w:val="00CE34C2"/>
    <w:rsid w:val="00CF3E59"/>
    <w:rsid w:val="00CF55D5"/>
    <w:rsid w:val="00D31041"/>
    <w:rsid w:val="00D50B12"/>
    <w:rsid w:val="00D95780"/>
    <w:rsid w:val="00DA34CD"/>
    <w:rsid w:val="00DC1D31"/>
    <w:rsid w:val="00DC41DF"/>
    <w:rsid w:val="00DE1804"/>
    <w:rsid w:val="00DE2957"/>
    <w:rsid w:val="00DE61CB"/>
    <w:rsid w:val="00DE7A55"/>
    <w:rsid w:val="00DF1D1A"/>
    <w:rsid w:val="00E013F0"/>
    <w:rsid w:val="00E15E7E"/>
    <w:rsid w:val="00E15EB9"/>
    <w:rsid w:val="00E21FB7"/>
    <w:rsid w:val="00E4143F"/>
    <w:rsid w:val="00E571F2"/>
    <w:rsid w:val="00E663D9"/>
    <w:rsid w:val="00E85AA8"/>
    <w:rsid w:val="00E862F5"/>
    <w:rsid w:val="00E87B6E"/>
    <w:rsid w:val="00E947FF"/>
    <w:rsid w:val="00E96CF8"/>
    <w:rsid w:val="00EA34C0"/>
    <w:rsid w:val="00EB0DCA"/>
    <w:rsid w:val="00EB62FB"/>
    <w:rsid w:val="00EC7DFC"/>
    <w:rsid w:val="00ED4005"/>
    <w:rsid w:val="00ED4118"/>
    <w:rsid w:val="00EF02ED"/>
    <w:rsid w:val="00EF3713"/>
    <w:rsid w:val="00EF4E64"/>
    <w:rsid w:val="00EF6260"/>
    <w:rsid w:val="00F00265"/>
    <w:rsid w:val="00F1539B"/>
    <w:rsid w:val="00F237CB"/>
    <w:rsid w:val="00F25A2B"/>
    <w:rsid w:val="00F3259B"/>
    <w:rsid w:val="00F345B6"/>
    <w:rsid w:val="00F4CD7C"/>
    <w:rsid w:val="00F550B1"/>
    <w:rsid w:val="00F55351"/>
    <w:rsid w:val="00F60F57"/>
    <w:rsid w:val="00F765FB"/>
    <w:rsid w:val="00FA3E90"/>
    <w:rsid w:val="00FB3FB9"/>
    <w:rsid w:val="00FC3E49"/>
    <w:rsid w:val="00FC74B3"/>
    <w:rsid w:val="00FE4845"/>
    <w:rsid w:val="038DB0F7"/>
    <w:rsid w:val="0488EBEE"/>
    <w:rsid w:val="055066A3"/>
    <w:rsid w:val="0551C714"/>
    <w:rsid w:val="058C5CB6"/>
    <w:rsid w:val="09893233"/>
    <w:rsid w:val="0A23D7C6"/>
    <w:rsid w:val="0AAFBDE2"/>
    <w:rsid w:val="0BC28A76"/>
    <w:rsid w:val="0D6D5F2F"/>
    <w:rsid w:val="0E84012F"/>
    <w:rsid w:val="10CC6BDA"/>
    <w:rsid w:val="10EF9D25"/>
    <w:rsid w:val="112AC398"/>
    <w:rsid w:val="130196BB"/>
    <w:rsid w:val="137434B6"/>
    <w:rsid w:val="14B40790"/>
    <w:rsid w:val="150B29F4"/>
    <w:rsid w:val="15836D21"/>
    <w:rsid w:val="18B3205D"/>
    <w:rsid w:val="1A4EF0BE"/>
    <w:rsid w:val="1D8E7F06"/>
    <w:rsid w:val="1F11270A"/>
    <w:rsid w:val="1F88A13C"/>
    <w:rsid w:val="215610EB"/>
    <w:rsid w:val="23067AAD"/>
    <w:rsid w:val="23AF402E"/>
    <w:rsid w:val="25B3FB04"/>
    <w:rsid w:val="28078237"/>
    <w:rsid w:val="294EDBE7"/>
    <w:rsid w:val="2B38FF45"/>
    <w:rsid w:val="2B3C858A"/>
    <w:rsid w:val="2CAD61F4"/>
    <w:rsid w:val="2E7850A6"/>
    <w:rsid w:val="2F4BA836"/>
    <w:rsid w:val="2F921984"/>
    <w:rsid w:val="3030DC25"/>
    <w:rsid w:val="341F1959"/>
    <w:rsid w:val="34EE7EEA"/>
    <w:rsid w:val="3561672A"/>
    <w:rsid w:val="377624B8"/>
    <w:rsid w:val="38261FAC"/>
    <w:rsid w:val="3B449811"/>
    <w:rsid w:val="3B5F2B4E"/>
    <w:rsid w:val="3C8E3D44"/>
    <w:rsid w:val="3D713E6C"/>
    <w:rsid w:val="3DB748B1"/>
    <w:rsid w:val="40031406"/>
    <w:rsid w:val="40C70599"/>
    <w:rsid w:val="42A79C88"/>
    <w:rsid w:val="44891C23"/>
    <w:rsid w:val="44FA5508"/>
    <w:rsid w:val="4AB2AE6D"/>
    <w:rsid w:val="4C6B3DEC"/>
    <w:rsid w:val="4E1BE12C"/>
    <w:rsid w:val="5000C285"/>
    <w:rsid w:val="50C1EBCC"/>
    <w:rsid w:val="529E55B5"/>
    <w:rsid w:val="536DBB46"/>
    <w:rsid w:val="54048DDD"/>
    <w:rsid w:val="55F56114"/>
    <w:rsid w:val="5878400B"/>
    <w:rsid w:val="5B868A19"/>
    <w:rsid w:val="6103884C"/>
    <w:rsid w:val="62777F35"/>
    <w:rsid w:val="62D3E41C"/>
    <w:rsid w:val="63653BE9"/>
    <w:rsid w:val="64233E0F"/>
    <w:rsid w:val="645E79A6"/>
    <w:rsid w:val="6655E26A"/>
    <w:rsid w:val="666D08C1"/>
    <w:rsid w:val="67AF42C5"/>
    <w:rsid w:val="6993A322"/>
    <w:rsid w:val="69DB0449"/>
    <w:rsid w:val="6A7DB06A"/>
    <w:rsid w:val="6C4A20EE"/>
    <w:rsid w:val="6D406BCA"/>
    <w:rsid w:val="6E7DBAD3"/>
    <w:rsid w:val="6F760764"/>
    <w:rsid w:val="711EFDA0"/>
    <w:rsid w:val="7156250B"/>
    <w:rsid w:val="73C4A27C"/>
    <w:rsid w:val="74226B0D"/>
    <w:rsid w:val="74749D70"/>
    <w:rsid w:val="7610AE8E"/>
    <w:rsid w:val="76FC433E"/>
    <w:rsid w:val="77112685"/>
    <w:rsid w:val="77314A6A"/>
    <w:rsid w:val="79480E93"/>
    <w:rsid w:val="7F2D00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17142"/>
  <w15:chartTrackingRefBased/>
  <w15:docId w15:val="{508DCEDE-707D-4593-9ADE-7EE59D016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81006"/>
    <w:pPr>
      <w:tabs>
        <w:tab w:val="center" w:pos="4153"/>
        <w:tab w:val="right" w:pos="8306"/>
      </w:tabs>
    </w:pPr>
  </w:style>
  <w:style w:type="paragraph" w:styleId="Footer">
    <w:name w:val="footer"/>
    <w:basedOn w:val="Normal"/>
    <w:link w:val="FooterChar"/>
    <w:uiPriority w:val="99"/>
    <w:rsid w:val="00681006"/>
    <w:pPr>
      <w:tabs>
        <w:tab w:val="center" w:pos="4153"/>
        <w:tab w:val="right" w:pos="8306"/>
      </w:tabs>
    </w:pPr>
  </w:style>
  <w:style w:type="paragraph" w:styleId="ListParagraph">
    <w:name w:val="List Paragraph"/>
    <w:basedOn w:val="Normal"/>
    <w:uiPriority w:val="34"/>
    <w:qFormat/>
    <w:rsid w:val="003668DF"/>
    <w:pPr>
      <w:spacing w:after="160" w:line="259" w:lineRule="auto"/>
      <w:ind w:left="720"/>
      <w:contextualSpacing/>
    </w:pPr>
    <w:rPr>
      <w:rFonts w:ascii="Calibri" w:eastAsia="Calibri" w:hAnsi="Calibri"/>
      <w:sz w:val="22"/>
      <w:szCs w:val="22"/>
      <w:lang w:eastAsia="en-US"/>
    </w:rPr>
  </w:style>
  <w:style w:type="character" w:customStyle="1" w:styleId="FooterChar">
    <w:name w:val="Footer Char"/>
    <w:link w:val="Footer"/>
    <w:uiPriority w:val="99"/>
    <w:rsid w:val="009E323E"/>
    <w:rPr>
      <w:sz w:val="24"/>
      <w:szCs w:val="24"/>
    </w:rPr>
  </w:style>
  <w:style w:type="paragraph" w:styleId="BalloonText">
    <w:name w:val="Balloon Text"/>
    <w:basedOn w:val="Normal"/>
    <w:link w:val="BalloonTextChar"/>
    <w:rsid w:val="00B33666"/>
    <w:rPr>
      <w:rFonts w:ascii="Tahoma" w:hAnsi="Tahoma" w:cs="Tahoma"/>
      <w:sz w:val="16"/>
      <w:szCs w:val="16"/>
    </w:rPr>
  </w:style>
  <w:style w:type="character" w:customStyle="1" w:styleId="BalloonTextChar">
    <w:name w:val="Balloon Text Char"/>
    <w:link w:val="BalloonText"/>
    <w:rsid w:val="00B33666"/>
    <w:rPr>
      <w:rFonts w:ascii="Tahoma" w:hAnsi="Tahoma" w:cs="Tahoma"/>
      <w:sz w:val="16"/>
      <w:szCs w:val="16"/>
    </w:rPr>
  </w:style>
  <w:style w:type="character" w:styleId="CommentReference">
    <w:name w:val="annotation reference"/>
    <w:rsid w:val="00B016B5"/>
    <w:rPr>
      <w:sz w:val="16"/>
      <w:szCs w:val="16"/>
    </w:rPr>
  </w:style>
  <w:style w:type="paragraph" w:styleId="CommentText">
    <w:name w:val="annotation text"/>
    <w:basedOn w:val="Normal"/>
    <w:link w:val="CommentTextChar"/>
    <w:rsid w:val="00B016B5"/>
    <w:rPr>
      <w:sz w:val="20"/>
      <w:szCs w:val="20"/>
    </w:rPr>
  </w:style>
  <w:style w:type="character" w:customStyle="1" w:styleId="CommentTextChar">
    <w:name w:val="Comment Text Char"/>
    <w:basedOn w:val="DefaultParagraphFont"/>
    <w:link w:val="CommentText"/>
    <w:rsid w:val="00B016B5"/>
  </w:style>
  <w:style w:type="paragraph" w:styleId="CommentSubject">
    <w:name w:val="annotation subject"/>
    <w:basedOn w:val="CommentText"/>
    <w:next w:val="CommentText"/>
    <w:link w:val="CommentSubjectChar"/>
    <w:rsid w:val="00B016B5"/>
    <w:rPr>
      <w:b/>
      <w:bCs/>
    </w:rPr>
  </w:style>
  <w:style w:type="character" w:customStyle="1" w:styleId="CommentSubjectChar">
    <w:name w:val="Comment Subject Char"/>
    <w:link w:val="CommentSubject"/>
    <w:rsid w:val="00B016B5"/>
    <w:rPr>
      <w:b/>
      <w:bCs/>
    </w:rPr>
  </w:style>
  <w:style w:type="table" w:styleId="TableGrid">
    <w:name w:val="Table Grid"/>
    <w:basedOn w:val="TableNormal"/>
    <w:uiPriority w:val="3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155019"/>
    <w:rPr>
      <w:color w:val="808080"/>
    </w:rPr>
  </w:style>
  <w:style w:type="character" w:customStyle="1" w:styleId="normaltextrun">
    <w:name w:val="normaltextrun"/>
    <w:basedOn w:val="DefaultParagraphFont"/>
    <w:rsid w:val="0065277A"/>
  </w:style>
  <w:style w:type="paragraph" w:styleId="Revision">
    <w:name w:val="Revision"/>
    <w:hidden/>
    <w:uiPriority w:val="99"/>
    <w:semiHidden/>
    <w:rsid w:val="006747F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310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c7dd475-a523-456c-b885-caf7799bb230">
      <UserInfo>
        <DisplayName>Margherita Polacci</DisplayName>
        <AccountId>71</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2F6367364E07040A66A511F2BD33765" ma:contentTypeVersion="9" ma:contentTypeDescription="Create a new document." ma:contentTypeScope="" ma:versionID="c8e8dd9942fef912c73855fd11c66f93">
  <xsd:schema xmlns:xsd="http://www.w3.org/2001/XMLSchema" xmlns:xs="http://www.w3.org/2001/XMLSchema" xmlns:p="http://schemas.microsoft.com/office/2006/metadata/properties" xmlns:ns2="c96d2489-53d1-464c-8462-64ca91233d6f" xmlns:ns3="ac7dd475-a523-456c-b885-caf7799bb230" targetNamespace="http://schemas.microsoft.com/office/2006/metadata/properties" ma:root="true" ma:fieldsID="e049228d18c717c2f158547a988b6407" ns2:_="" ns3:_="">
    <xsd:import namespace="c96d2489-53d1-464c-8462-64ca91233d6f"/>
    <xsd:import namespace="ac7dd475-a523-456c-b885-caf7799bb23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6d2489-53d1-464c-8462-64ca91233d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7dd475-a523-456c-b885-caf7799bb23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7E8A7-71B2-49D8-9312-E99C750715BC}">
  <ds:schemaRefs>
    <ds:schemaRef ds:uri="http://schemas.microsoft.com/office/2006/metadata/properties"/>
    <ds:schemaRef ds:uri="http://schemas.microsoft.com/office/infopath/2007/PartnerControls"/>
    <ds:schemaRef ds:uri="ac7dd475-a523-456c-b885-caf7799bb230"/>
  </ds:schemaRefs>
</ds:datastoreItem>
</file>

<file path=customXml/itemProps2.xml><?xml version="1.0" encoding="utf-8"?>
<ds:datastoreItem xmlns:ds="http://schemas.openxmlformats.org/officeDocument/2006/customXml" ds:itemID="{B8FE1AB6-7C40-4079-A02C-D1AC1A30D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6d2489-53d1-464c-8462-64ca91233d6f"/>
    <ds:schemaRef ds:uri="ac7dd475-a523-456c-b885-caf7799bb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67BB7A-C62C-4B0D-94FC-EF5022B5D4DD}">
  <ds:schemaRefs>
    <ds:schemaRef ds:uri="http://schemas.microsoft.com/sharepoint/v3/contenttype/forms"/>
  </ds:schemaRefs>
</ds:datastoreItem>
</file>

<file path=customXml/itemProps4.xml><?xml version="1.0" encoding="utf-8"?>
<ds:datastoreItem xmlns:ds="http://schemas.openxmlformats.org/officeDocument/2006/customXml" ds:itemID="{03CA3615-EB91-44F4-959A-F6E3B14C2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1169</Words>
  <Characters>6279</Characters>
  <Application>Microsoft Office Word</Application>
  <DocSecurity>0</DocSecurity>
  <Lines>209</Lines>
  <Paragraphs>74</Paragraphs>
  <ScaleCrop>false</ScaleCrop>
  <HeadingPairs>
    <vt:vector size="2" baseType="variant">
      <vt:variant>
        <vt:lpstr>Title</vt:lpstr>
      </vt:variant>
      <vt:variant>
        <vt:i4>1</vt:i4>
      </vt:variant>
    </vt:vector>
  </HeadingPairs>
  <TitlesOfParts>
    <vt:vector size="1" baseType="lpstr">
      <vt:lpstr>[Exam Duration]</vt:lpstr>
    </vt:vector>
  </TitlesOfParts>
  <Company>University of Manchester - SCEAS</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Duration]</dc:title>
  <dc:subject/>
  <dc:creator>Steven Coppersthwaite-Lewis</dc:creator>
  <cp:keywords/>
  <cp:lastModifiedBy>Greg Holland</cp:lastModifiedBy>
  <cp:revision>2</cp:revision>
  <cp:lastPrinted>2018-12-05T06:10:00Z</cp:lastPrinted>
  <dcterms:created xsi:type="dcterms:W3CDTF">2025-12-02T08:22:00Z</dcterms:created>
  <dcterms:modified xsi:type="dcterms:W3CDTF">2025-12-02T08:22:00Z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0x010100A2F6367364E07040A66A511F2BD33765</vt:lpwstr>
  </property>
</Properties>
</file>